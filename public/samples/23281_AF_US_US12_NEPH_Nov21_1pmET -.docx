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FF194" w14:textId="77777777" w:rsidR="00A007FC" w:rsidRDefault="00A007FC">
      <w:pPr>
        <w:rPr>
          <w:b/>
        </w:rPr>
      </w:pPr>
      <w:r>
        <w:rPr>
          <w:b/>
        </w:rPr>
        <w:t>M: Moderator</w:t>
      </w:r>
    </w:p>
    <w:p w14:paraId="3BE3AA42" w14:textId="77777777" w:rsidR="00A007FC" w:rsidRDefault="00A007FC">
      <w:pPr>
        <w:rPr>
          <w:b/>
        </w:rPr>
      </w:pPr>
      <w:r>
        <w:rPr>
          <w:b/>
        </w:rPr>
        <w:t>R: Respondent</w:t>
      </w:r>
    </w:p>
    <w:p w14:paraId="28078A9B" w14:textId="77777777" w:rsidR="00A007FC" w:rsidRDefault="00A007FC">
      <w:pPr>
        <w:rPr>
          <w:b/>
        </w:rPr>
      </w:pPr>
      <w:r>
        <w:rPr>
          <w:b/>
        </w:rPr>
        <w:t>T: Technician</w:t>
      </w:r>
    </w:p>
    <w:p w14:paraId="445D33FA" w14:textId="77777777" w:rsidR="00A007FC" w:rsidRDefault="00A007FC">
      <w:pPr>
        <w:rPr>
          <w:b/>
        </w:rPr>
      </w:pPr>
    </w:p>
    <w:p w14:paraId="469FC53A" w14:textId="77777777" w:rsidR="00236E5A" w:rsidRDefault="007B04E8">
      <w:r>
        <w:rPr>
          <w:b/>
        </w:rPr>
        <w:t>[00:00:00]</w:t>
      </w:r>
    </w:p>
    <w:p w14:paraId="73D08BF2" w14:textId="77777777" w:rsidR="00C30425" w:rsidRDefault="007B04E8">
      <w:pPr>
        <w:rPr>
          <w:ins w:id="0" w:author="maxwel kaimenyi" w:date="2023-11-22T14:42:00Z"/>
        </w:rPr>
      </w:pPr>
      <w:r>
        <w:br/>
      </w:r>
      <w:r w:rsidR="00A007FC">
        <w:rPr>
          <w:b/>
        </w:rPr>
        <w:t>T</w:t>
      </w:r>
      <w:r w:rsidRPr="00A007FC">
        <w:rPr>
          <w:b/>
        </w:rPr>
        <w:t>: This conference is now being recorded.</w:t>
      </w:r>
      <w:r>
        <w:t xml:space="preserve"> </w:t>
      </w:r>
    </w:p>
    <w:p w14:paraId="7A5E1FE1" w14:textId="102CE28A" w:rsidR="00A007FC" w:rsidRDefault="00C30425">
      <w:pPr>
        <w:rPr>
          <w:b/>
        </w:rPr>
      </w:pPr>
      <w:ins w:id="1" w:author="maxwel kaimenyi" w:date="2023-11-22T14:42:00Z">
        <w:r w:rsidRPr="00C30425">
          <w:rPr>
            <w:b/>
            <w:bCs/>
            <w:rPrChange w:id="2" w:author="maxwel kaimenyi" w:date="2023-11-22T14:43:00Z">
              <w:rPr/>
            </w:rPrChange>
          </w:rPr>
          <w:t>T:</w:t>
        </w:r>
      </w:ins>
      <w:ins w:id="3" w:author="maxwel kaimenyi" w:date="2023-11-22T14:43:00Z">
        <w:r>
          <w:t xml:space="preserve"> </w:t>
        </w:r>
      </w:ins>
      <w:r w:rsidR="007B04E8">
        <w:rPr>
          <w:b/>
        </w:rPr>
        <w:t>Hi everyone, good afternoon and thank you very much for joining call. We have the respondent on the line and our moderator for today is Mindy. Mindy, you may go ahead and start please. Thank you.</w:t>
      </w:r>
    </w:p>
    <w:p w14:paraId="07F9E477" w14:textId="77777777" w:rsidR="00A007FC" w:rsidRDefault="00A007FC">
      <w:pPr>
        <w:rPr>
          <w:b/>
        </w:rPr>
      </w:pPr>
    </w:p>
    <w:p w14:paraId="18BE6819" w14:textId="77777777" w:rsidR="00236E5A" w:rsidRDefault="00A007FC">
      <w:r>
        <w:rPr>
          <w:b/>
        </w:rPr>
        <w:t>M:</w:t>
      </w:r>
      <w:r w:rsidR="007B04E8">
        <w:rPr>
          <w:b/>
        </w:rPr>
        <w:t xml:space="preserve"> Thanks Ryan. Hi doctor, how are you? </w:t>
      </w:r>
    </w:p>
    <w:p w14:paraId="5BAC49C4" w14:textId="6FA2A019" w:rsidR="00236E5A" w:rsidRDefault="007B04E8">
      <w:r>
        <w:br/>
        <w:t xml:space="preserve">R: Good, </w:t>
      </w:r>
      <w:ins w:id="4" w:author="maxwel kaimenyi" w:date="2023-11-22T14:43:00Z">
        <w:r w:rsidR="00C30425">
          <w:t xml:space="preserve">good </w:t>
        </w:r>
      </w:ins>
      <w:r>
        <w:t xml:space="preserve">how are you? </w:t>
      </w:r>
    </w:p>
    <w:p w14:paraId="7B96D75D" w14:textId="77777777" w:rsidR="00236E5A" w:rsidRDefault="007B04E8">
      <w:r>
        <w:rPr>
          <w:b/>
        </w:rPr>
        <w:br/>
        <w:t>M: Good. Well, thank you for joining me. My full name is Mindy Richards and I work for an independent market research consulting firm called Branding Science. So</w:t>
      </w:r>
      <w:r w:rsidR="00A007FC">
        <w:rPr>
          <w:b/>
        </w:rPr>
        <w:t>,</w:t>
      </w:r>
      <w:r>
        <w:rPr>
          <w:b/>
        </w:rPr>
        <w:t xml:space="preserve"> thank you for agreeing to take part with us today. Our discussion should last roughly an hour and the focus will be on understanding your interactions with and management of diabetic kidney disease patients or DKD patients. There's no right or wrong answers today. So</w:t>
      </w:r>
      <w:r w:rsidR="00A007FC">
        <w:rPr>
          <w:b/>
        </w:rPr>
        <w:t>,</w:t>
      </w:r>
      <w:r>
        <w:rPr>
          <w:b/>
        </w:rPr>
        <w:t xml:space="preserve"> I just want to hear your candid thoughts and opinions. This study is sponsored by a pharmaceutical company, but is strictly non-promotional. My objective is not to influence you or sell you anything and I do not personally make, sell or market any of the products that we might discuss today. So</w:t>
      </w:r>
      <w:r w:rsidR="00A007FC">
        <w:rPr>
          <w:b/>
        </w:rPr>
        <w:t>,</w:t>
      </w:r>
      <w:r>
        <w:rPr>
          <w:b/>
        </w:rPr>
        <w:t xml:space="preserve"> therefore will not be pleased or offended regardless of what you tell me. No personal information will be passed to the sponsoring company and I'll ask you to refrain from sharing any personally identifiable information such as of course like your full name or exactly the name of your practice, things of that nature. Branding Science is fully accredited and adheres to federal and state data protection laws and all professional and ethical codes of conduct including Insights Association guidelines. As a participant in market research, you have several rights. You have the right to anonymity, meaning no names or personal information will be passed on to the company sponsoring the research or any third party. You have the right to complete confidentiality. In other words, no comments will be attributed to a particular person in any report and you have the right to refuse to answer certain questions as you see fit or to withdraw from the research at any time. By agreeing to participate in this research, you also agree to maintain confidentiality of any materials that may be shown. Usage copying </w:t>
      </w:r>
      <w:r>
        <w:rPr>
          <w:b/>
        </w:rPr>
        <w:lastRenderedPageBreak/>
        <w:t xml:space="preserve">and disclosure of such materials is prohibited without consent. The session is being audio recorded and these recordings may be used by the project team, but solely for analysis purposes. Team members from the sponsoring company may be following the interview. These members do not include sales reps or any other representatives who could identify you. And could you confirm that you have read, understood, and signed the consent to participate form? </w:t>
      </w:r>
    </w:p>
    <w:p w14:paraId="64D111F4" w14:textId="77777777" w:rsidR="00236E5A" w:rsidRDefault="007B04E8">
      <w:r>
        <w:br/>
        <w:t xml:space="preserve">R: Yes, I confirm. </w:t>
      </w:r>
    </w:p>
    <w:p w14:paraId="43AAB18E" w14:textId="77777777" w:rsidR="00236E5A" w:rsidRDefault="007B04E8">
      <w:r>
        <w:rPr>
          <w:b/>
        </w:rPr>
        <w:br/>
        <w:t xml:space="preserve">M: Okay, perfect. Okay, one last housekeeping detail. As you probably know, we are required to pass on details of any adverse events, product quality, complaints, and such that pertain to the sponsoring company's product line. If that happens, I'll ask if you're willing to waive the confidentiality given to you under the market research codes of conduct, specifically in relation to that adverse event, product quality, complaint, etc. Even in that case, you may choose to remain anonymous. Everything else will continue to remain anonymous and quite frankly, it is quite unlikely to come up today. But that said, would you please say I agree? </w:t>
      </w:r>
    </w:p>
    <w:p w14:paraId="066A6E5B" w14:textId="77777777" w:rsidR="00236E5A" w:rsidRDefault="007B04E8">
      <w:r>
        <w:br/>
        <w:t xml:space="preserve">R: I agree. </w:t>
      </w:r>
    </w:p>
    <w:p w14:paraId="3C183D66" w14:textId="77777777" w:rsidR="00236E5A" w:rsidRDefault="007B04E8">
      <w:r>
        <w:rPr>
          <w:b/>
        </w:rPr>
        <w:br/>
        <w:t xml:space="preserve">M: Okay, perfect. Great. Thank you so much. And with that, if you could briefly and anonymously tell me a little bit about your practice, please. </w:t>
      </w:r>
    </w:p>
    <w:p w14:paraId="08F84F92" w14:textId="77777777" w:rsidR="00236E5A" w:rsidRDefault="007B04E8">
      <w:r>
        <w:br/>
        <w:t xml:space="preserve">R: Sure, I'm a nephrologist. I'm actually now in solo practice. I have a nurse practitioner and I spend about 50% of the time in the office and the other 50% between the hospital and the dialysis units. Busy nephrology practice. I'm seeing a combination of office dialysis and acute consultations in the hospital. </w:t>
      </w:r>
    </w:p>
    <w:p w14:paraId="39113B87" w14:textId="1B17A922" w:rsidR="00236E5A" w:rsidRDefault="007B04E8">
      <w:r>
        <w:rPr>
          <w:b/>
        </w:rPr>
        <w:br/>
        <w:t>M: O</w:t>
      </w:r>
      <w:ins w:id="5" w:author="maxwel kaimenyi" w:date="2023-11-22T14:46:00Z">
        <w:r w:rsidR="00D03B23">
          <w:rPr>
            <w:b/>
          </w:rPr>
          <w:t>h o</w:t>
        </w:r>
      </w:ins>
      <w:r>
        <w:rPr>
          <w:b/>
        </w:rPr>
        <w:t xml:space="preserve">kay, very good. And I know this is maybe a difficult question, but roughly how many DKD patients do you currently manage? </w:t>
      </w:r>
    </w:p>
    <w:p w14:paraId="65257951" w14:textId="77777777" w:rsidR="00236E5A" w:rsidRDefault="007B04E8">
      <w:r>
        <w:br/>
        <w:t xml:space="preserve">R: Probably, I would say, close to probably about 600 or so. </w:t>
      </w:r>
    </w:p>
    <w:p w14:paraId="69ABF902" w14:textId="77777777" w:rsidR="00236E5A" w:rsidRDefault="007B04E8">
      <w:r>
        <w:rPr>
          <w:b/>
        </w:rPr>
        <w:br/>
        <w:t xml:space="preserve">M: Okay, very good. And I know this might be kind of an odd question, but how would you characterize the quote-unquote average DKD patient? </w:t>
      </w:r>
    </w:p>
    <w:p w14:paraId="057CA0BD" w14:textId="77777777" w:rsidR="00236E5A" w:rsidRDefault="007B04E8">
      <w:r>
        <w:br/>
        <w:t>R: Well, generally, average would be like a C-KD stage 3B patient with say A2, some</w:t>
      </w:r>
      <w:r w:rsidR="00A007FC">
        <w:t xml:space="preserve"> </w:t>
      </w:r>
      <w:r>
        <w:lastRenderedPageBreak/>
        <w:t>moderate proteinuria and have moderately controlled diabetes, somewhat uncontrolled, maybe A1c of say 7.5 and that's</w:t>
      </w:r>
      <w:r w:rsidR="00A007FC">
        <w:t xml:space="preserve">, </w:t>
      </w:r>
      <w:r>
        <w:t xml:space="preserve">slowly progressing in terms of their diabetic kidney disease. </w:t>
      </w:r>
    </w:p>
    <w:p w14:paraId="192F326D" w14:textId="77777777" w:rsidR="00236E5A" w:rsidRDefault="007B04E8">
      <w:r>
        <w:rPr>
          <w:b/>
        </w:rPr>
        <w:br/>
        <w:t xml:space="preserve">M: Okay, all right, and we're going to dig into some of that in a lot more depth in a few minutes, but thank you for that. I want to go through a quick creative exercise and I'd like you to think of one or two words that would first come to mind when I ask you about your experience treating DKD. One or two words in terms of your experience treating DKD. </w:t>
      </w:r>
      <w:r w:rsidR="00A007FC">
        <w:rPr>
          <w:b/>
        </w:rPr>
        <w:br/>
      </w:r>
    </w:p>
    <w:p w14:paraId="42AE492D" w14:textId="77777777" w:rsidR="00236E5A" w:rsidRDefault="007B04E8">
      <w:r>
        <w:rPr>
          <w:b/>
        </w:rPr>
        <w:t>[0</w:t>
      </w:r>
      <w:r w:rsidR="00A007FC">
        <w:rPr>
          <w:b/>
        </w:rPr>
        <w:t>0</w:t>
      </w:r>
      <w:r>
        <w:rPr>
          <w:b/>
        </w:rPr>
        <w:t>:05:00]</w:t>
      </w:r>
    </w:p>
    <w:p w14:paraId="333A2B6D" w14:textId="77777777" w:rsidR="00236E5A" w:rsidRDefault="007B04E8">
      <w:r>
        <w:br/>
        <w:t xml:space="preserve">R: I would say gradual and careful. </w:t>
      </w:r>
    </w:p>
    <w:p w14:paraId="59A0B389" w14:textId="6156D365" w:rsidR="00236E5A" w:rsidRDefault="007B04E8">
      <w:r>
        <w:rPr>
          <w:b/>
        </w:rPr>
        <w:br/>
        <w:t xml:space="preserve">M: </w:t>
      </w:r>
      <w:ins w:id="6" w:author="maxwel kaimenyi" w:date="2023-11-22T15:30:00Z">
        <w:r w:rsidR="001B2A19">
          <w:rPr>
            <w:b/>
          </w:rPr>
          <w:t>Oh i</w:t>
        </w:r>
      </w:ins>
      <w:del w:id="7" w:author="maxwel kaimenyi" w:date="2023-11-22T15:30:00Z">
        <w:r w:rsidDel="001B2A19">
          <w:rPr>
            <w:b/>
          </w:rPr>
          <w:delText>I</w:delText>
        </w:r>
      </w:del>
      <w:r>
        <w:rPr>
          <w:b/>
        </w:rPr>
        <w:t xml:space="preserve">nteresting, okay, let's take those in turn. Why would gradual come to mind? </w:t>
      </w:r>
    </w:p>
    <w:p w14:paraId="05147ECB" w14:textId="77777777" w:rsidR="00236E5A" w:rsidRDefault="007B04E8">
      <w:r>
        <w:br/>
        <w:t>R: Gradual comes to mind because this is sort of a long-term treatment that is kind of ongoing and you don't expect to see</w:t>
      </w:r>
      <w:r w:rsidR="00A007FC">
        <w:t xml:space="preserve"> </w:t>
      </w:r>
      <w:r>
        <w:t>dramatic improvement or right away, it's sort of a</w:t>
      </w:r>
      <w:r w:rsidR="00A007FC">
        <w:t xml:space="preserve"> </w:t>
      </w:r>
      <w:r>
        <w:t xml:space="preserve">gradual process. </w:t>
      </w:r>
    </w:p>
    <w:p w14:paraId="7E50D40F" w14:textId="77777777" w:rsidR="00236E5A" w:rsidRDefault="007B04E8">
      <w:r>
        <w:rPr>
          <w:b/>
        </w:rPr>
        <w:br/>
        <w:t xml:space="preserve">M: Okay, and why would careful come to mind? </w:t>
      </w:r>
    </w:p>
    <w:p w14:paraId="7DE44AFE" w14:textId="77777777" w:rsidR="00236E5A" w:rsidRDefault="007B04E8">
      <w:r>
        <w:br/>
        <w:t>R: Careful would come to mind because some of the medications that we employ do cause hyperkalemia and if that were to occur</w:t>
      </w:r>
      <w:r w:rsidR="00A007FC">
        <w:t xml:space="preserve">, </w:t>
      </w:r>
      <w:r>
        <w:t xml:space="preserve">we would have to be careful in titrating the medications and some of the other things that could occur like hypotension or things like that or allergies and things like that could come up and you'd have to be sort of careful when you continue to add medications. </w:t>
      </w:r>
    </w:p>
    <w:p w14:paraId="3A1DE2BE" w14:textId="77777777" w:rsidR="00A007FC" w:rsidRDefault="007B04E8">
      <w:pPr>
        <w:rPr>
          <w:b/>
        </w:rPr>
      </w:pPr>
      <w:r>
        <w:rPr>
          <w:b/>
        </w:rPr>
        <w:br/>
        <w:t xml:space="preserve">M: Okay, makes sense. Okay, perfect. Well, thank you so much for that and I'm going to put up a little, hold on one second here, </w:t>
      </w:r>
      <w:r w:rsidR="00A007FC">
        <w:rPr>
          <w:b/>
        </w:rPr>
        <w:t>Doctor</w:t>
      </w:r>
      <w:r>
        <w:rPr>
          <w:b/>
        </w:rPr>
        <w:t xml:space="preserve">. You should see sort of like a timeline. </w:t>
      </w:r>
    </w:p>
    <w:p w14:paraId="27905F3A" w14:textId="77777777" w:rsidR="00A007FC" w:rsidRPr="00A007FC" w:rsidRDefault="00A007FC">
      <w:r>
        <w:rPr>
          <w:b/>
        </w:rPr>
        <w:br/>
      </w:r>
      <w:r w:rsidRPr="00A007FC">
        <w:t xml:space="preserve">R: </w:t>
      </w:r>
      <w:r w:rsidR="007B04E8" w:rsidRPr="00A007FC">
        <w:t>Yeah.</w:t>
      </w:r>
    </w:p>
    <w:p w14:paraId="68A2037E" w14:textId="77777777" w:rsidR="00A007FC" w:rsidRDefault="00A007FC">
      <w:pPr>
        <w:rPr>
          <w:b/>
        </w:rPr>
      </w:pPr>
    </w:p>
    <w:p w14:paraId="2A6CE74B" w14:textId="77777777" w:rsidR="00A007FC" w:rsidRDefault="00A007FC">
      <w:pPr>
        <w:rPr>
          <w:b/>
        </w:rPr>
      </w:pPr>
      <w:r>
        <w:rPr>
          <w:b/>
        </w:rPr>
        <w:t>M:</w:t>
      </w:r>
      <w:r w:rsidR="007B04E8">
        <w:rPr>
          <w:b/>
        </w:rPr>
        <w:t xml:space="preserve"> Does that come up for you? </w:t>
      </w:r>
    </w:p>
    <w:p w14:paraId="2EF1FF04" w14:textId="77777777" w:rsidR="00A007FC" w:rsidRDefault="00A007FC">
      <w:pPr>
        <w:rPr>
          <w:b/>
        </w:rPr>
      </w:pPr>
    </w:p>
    <w:p w14:paraId="14D0FCF8" w14:textId="77777777" w:rsidR="00A007FC" w:rsidRPr="00A007FC" w:rsidRDefault="00A007FC">
      <w:r w:rsidRPr="00A007FC">
        <w:t>R: Yes.</w:t>
      </w:r>
    </w:p>
    <w:p w14:paraId="308578A2" w14:textId="77777777" w:rsidR="00A007FC" w:rsidRDefault="00A007FC">
      <w:pPr>
        <w:rPr>
          <w:b/>
        </w:rPr>
      </w:pPr>
    </w:p>
    <w:p w14:paraId="0B719DB8" w14:textId="02A0857A" w:rsidR="00236E5A" w:rsidRDefault="00A007FC">
      <w:r>
        <w:rPr>
          <w:b/>
        </w:rPr>
        <w:t xml:space="preserve">M: </w:t>
      </w:r>
      <w:r w:rsidR="007B04E8">
        <w:rPr>
          <w:b/>
        </w:rPr>
        <w:t xml:space="preserve">Okay, perfect. Okay, obviously we need to talk about diabetes at least a little bit before we get to DKD. </w:t>
      </w:r>
      <w:proofErr w:type="gramStart"/>
      <w:r w:rsidR="007B04E8">
        <w:rPr>
          <w:b/>
        </w:rPr>
        <w:t>So</w:t>
      </w:r>
      <w:proofErr w:type="gramEnd"/>
      <w:ins w:id="8" w:author="maxwel kaimenyi" w:date="2023-11-22T15:32:00Z">
        <w:r w:rsidR="001B2A19">
          <w:rPr>
            <w:b/>
          </w:rPr>
          <w:t xml:space="preserve"> I’m</w:t>
        </w:r>
      </w:ins>
      <w:r w:rsidR="007B04E8">
        <w:rPr>
          <w:b/>
        </w:rPr>
        <w:t xml:space="preserve">, I'm assuming at this point that by the time you are not involved with the diagnosis of diabetes, would that be correct? </w:t>
      </w:r>
    </w:p>
    <w:p w14:paraId="20BC5E88" w14:textId="77777777" w:rsidR="00236E5A" w:rsidRDefault="007B04E8">
      <w:r>
        <w:br/>
        <w:t xml:space="preserve">R: Correct. </w:t>
      </w:r>
    </w:p>
    <w:p w14:paraId="75835434" w14:textId="77777777" w:rsidR="00236E5A" w:rsidRDefault="007B04E8">
      <w:r>
        <w:rPr>
          <w:b/>
        </w:rPr>
        <w:br/>
        <w:t xml:space="preserve">M: Okay, all right. So, from your understanding, what if anything has the DKD patients been told about diabetes in relation to kidney disease before they reach you? What do they come to your office, the patients come to your office, knowing if anything about DKD? </w:t>
      </w:r>
    </w:p>
    <w:p w14:paraId="4A425610" w14:textId="4587A465" w:rsidR="00236E5A" w:rsidRDefault="007B04E8">
      <w:r>
        <w:br/>
        <w:t xml:space="preserve">R: </w:t>
      </w:r>
      <w:ins w:id="9" w:author="maxwel kaimenyi" w:date="2023-11-22T15:33:00Z">
        <w:r w:rsidR="001B2A19">
          <w:t>You know t</w:t>
        </w:r>
      </w:ins>
      <w:del w:id="10" w:author="maxwel kaimenyi" w:date="2023-11-22T15:33:00Z">
        <w:r w:rsidR="00A007FC" w:rsidDel="001B2A19">
          <w:delText>T</w:delText>
        </w:r>
      </w:del>
      <w:r>
        <w:t>hey don't actually. Most of them do not know anything about DKD. They've been told</w:t>
      </w:r>
      <w:r w:rsidR="00A007FC">
        <w:t xml:space="preserve"> </w:t>
      </w:r>
      <w:r>
        <w:t>they have diabetes. That was kind of</w:t>
      </w:r>
      <w:r w:rsidR="00A007FC">
        <w:t>,</w:t>
      </w:r>
      <w:r>
        <w:t xml:space="preserve"> a</w:t>
      </w:r>
      <w:r w:rsidR="00A007FC">
        <w:t xml:space="preserve"> </w:t>
      </w:r>
      <w:r>
        <w:t xml:space="preserve">sort of a chronic problem and then they were told that they have some issues with the kidneys and they need to see a nephrologist. But when they come to see me actually, they actually haven't yet put the two together. They still have no idea most of the time honestly that the diabetes may be the cause of the kidney disease. </w:t>
      </w:r>
    </w:p>
    <w:p w14:paraId="6DEC715C" w14:textId="6D98C2E6" w:rsidR="00236E5A" w:rsidRDefault="007B04E8">
      <w:r>
        <w:rPr>
          <w:b/>
        </w:rPr>
        <w:br/>
        <w:t>M: Wow</w:t>
      </w:r>
      <w:ins w:id="11" w:author="maxwel kaimenyi" w:date="2023-11-22T15:33:00Z">
        <w:r w:rsidR="001B2A19">
          <w:rPr>
            <w:b/>
          </w:rPr>
          <w:t>, wo</w:t>
        </w:r>
      </w:ins>
      <w:ins w:id="12" w:author="maxwel kaimenyi" w:date="2023-11-22T15:34:00Z">
        <w:r w:rsidR="001B2A19">
          <w:rPr>
            <w:b/>
          </w:rPr>
          <w:t>w</w:t>
        </w:r>
      </w:ins>
      <w:r>
        <w:rPr>
          <w:b/>
        </w:rPr>
        <w:t xml:space="preserve">. I'm not a doctor myself, but wow. What do you make of that? That they really have no idea about the connection between their diabetes and kidney disease that can result? </w:t>
      </w:r>
    </w:p>
    <w:p w14:paraId="22C5D68D" w14:textId="77777777" w:rsidR="00236E5A" w:rsidRDefault="007B04E8">
      <w:r>
        <w:br/>
        <w:t>R: Yeah, so I think what happens is a lot of these referrals are made by the support staff like MAs or nurses who just like, and in the process of seeing lab work, the physician just says refer to nephrolog</w:t>
      </w:r>
      <w:r w:rsidR="00A007FC">
        <w:t>y</w:t>
      </w:r>
      <w:r>
        <w:t>. And I see that on the labs actually that they'll make a note referring to nephrology and then the patient will be called saying that, hey, Dr. So-and-so wants you to see a nephrologist. So</w:t>
      </w:r>
      <w:r w:rsidR="00A007FC">
        <w:t>,</w:t>
      </w:r>
      <w:r>
        <w:t xml:space="preserve"> here's the number, make an appointment. So</w:t>
      </w:r>
      <w:r w:rsidR="00A007FC">
        <w:t>,</w:t>
      </w:r>
      <w:r>
        <w:t xml:space="preserve"> they make an appointment, they send the records, but when the person actually comes to see us, they actually don't know anything about that connection most of the time. It's like 95% of the time actually. </w:t>
      </w:r>
    </w:p>
    <w:p w14:paraId="1AC4AA14" w14:textId="77777777" w:rsidR="00236E5A" w:rsidRDefault="007B04E8">
      <w:r>
        <w:rPr>
          <w:b/>
        </w:rPr>
        <w:br/>
        <w:t xml:space="preserve">M: Wow. Okay. For the 5% who do know anything, what do they come in knowing about the connection between diabetes and kidney disease? </w:t>
      </w:r>
    </w:p>
    <w:p w14:paraId="05BD865A" w14:textId="77777777" w:rsidR="00236E5A" w:rsidRDefault="007B04E8">
      <w:r>
        <w:lastRenderedPageBreak/>
        <w:br/>
        <w:t>R: Yeah, so I mean like the area that I practice probably like an elderly population and that's probably, the numbers are probably skewed because of tha</w:t>
      </w:r>
      <w:r w:rsidR="00A007FC">
        <w:t>t</w:t>
      </w:r>
      <w:r>
        <w:t>. It's a highly like probably indigent population and literacy rates aren't as high as probably say a metropolitan area. And so</w:t>
      </w:r>
      <w:r w:rsidR="00A007FC">
        <w:t>,</w:t>
      </w:r>
      <w:r>
        <w:t xml:space="preserve"> that's probably why it's skewed somewhat, but I'll tell you the 5% that do know</w:t>
      </w:r>
      <w:r w:rsidR="00A007FC">
        <w:t xml:space="preserve">, </w:t>
      </w:r>
      <w:r>
        <w:t>they kind of ask, basically they kind of, when they come in that 5%, they kind of already did a lot of their research and they kind of know what has caused this</w:t>
      </w:r>
      <w:r w:rsidR="00A007FC">
        <w:t xml:space="preserve"> </w:t>
      </w:r>
      <w:r>
        <w:t xml:space="preserve">and their main concern at that point is what can we do to kind of reverse this or stop it or slow it down, that sort of thing. </w:t>
      </w:r>
    </w:p>
    <w:p w14:paraId="52D7F04E" w14:textId="23645B45" w:rsidR="00236E5A" w:rsidRDefault="007B04E8">
      <w:r>
        <w:rPr>
          <w:b/>
        </w:rPr>
        <w:br/>
        <w:t>M: Okay, very good. Okay, but the vast majority of people, as you said, it may be confounded with things like indigent, being indigent and not having maybe the resources to know these things as well. So</w:t>
      </w:r>
      <w:r w:rsidR="00A007FC">
        <w:rPr>
          <w:b/>
        </w:rPr>
        <w:t>,</w:t>
      </w:r>
      <w:r>
        <w:rPr>
          <w:b/>
        </w:rPr>
        <w:t xml:space="preserve"> are they, for your DKD, taking the whole population of the DKD patients at your practice, what percentage, if any, are actually formally diagnosed with DKD by the time they reach you? </w:t>
      </w:r>
      <w:ins w:id="13" w:author="maxwel kaimenyi" w:date="2023-11-22T15:37:00Z">
        <w:r w:rsidR="00CF7323">
          <w:rPr>
            <w:b/>
          </w:rPr>
          <w:t>If any?</w:t>
        </w:r>
      </w:ins>
    </w:p>
    <w:p w14:paraId="412AB05C" w14:textId="77777777" w:rsidR="00236E5A" w:rsidRDefault="00A007FC">
      <w:r>
        <w:rPr>
          <w:b/>
        </w:rPr>
        <w:br/>
      </w:r>
      <w:r w:rsidR="007B04E8">
        <w:rPr>
          <w:b/>
        </w:rPr>
        <w:t>[</w:t>
      </w:r>
      <w:r>
        <w:rPr>
          <w:b/>
        </w:rPr>
        <w:t>0</w:t>
      </w:r>
      <w:r w:rsidR="007B04E8">
        <w:rPr>
          <w:b/>
        </w:rPr>
        <w:t>0:10:00]</w:t>
      </w:r>
    </w:p>
    <w:p w14:paraId="1DBC92F7" w14:textId="77777777" w:rsidR="00236E5A" w:rsidRDefault="007B04E8">
      <w:r>
        <w:br/>
        <w:t xml:space="preserve">R: </w:t>
      </w:r>
      <w:r w:rsidR="005A74C7">
        <w:t>S</w:t>
      </w:r>
      <w:r>
        <w:t xml:space="preserve">o </w:t>
      </w:r>
      <w:r w:rsidR="005A74C7">
        <w:t>really,</w:t>
      </w:r>
      <w:r>
        <w:t xml:space="preserve"> they don't actually yet, really not many at all actually have a diagnosis of diabetic kidney disease or even diabetic nephropathy. I'm usually the one who tells them that, that you have diabetic nephropathy. </w:t>
      </w:r>
    </w:p>
    <w:p w14:paraId="665EC387" w14:textId="77777777" w:rsidR="00236E5A" w:rsidRDefault="007B04E8">
      <w:r>
        <w:rPr>
          <w:b/>
        </w:rPr>
        <w:br/>
        <w:t>M: I see. Okay, so just to make sure I'm following here, someone at the, what is it, primary care? Is it endocrinologist's office sees something wonky with the labs and then refers them to you as a nephrologist</w:t>
      </w:r>
      <w:r w:rsidR="005A74C7">
        <w:rPr>
          <w:b/>
        </w:rPr>
        <w:t xml:space="preserve"> </w:t>
      </w:r>
      <w:r>
        <w:rPr>
          <w:b/>
        </w:rPr>
        <w:t xml:space="preserve">and that's when the real diagnosis for DKD begins? </w:t>
      </w:r>
    </w:p>
    <w:p w14:paraId="5C7FFBEA" w14:textId="77777777" w:rsidR="00236E5A" w:rsidRDefault="007B04E8">
      <w:r>
        <w:br/>
        <w:t xml:space="preserve">R: Correct, yes. </w:t>
      </w:r>
    </w:p>
    <w:p w14:paraId="34F03319" w14:textId="77777777" w:rsidR="00236E5A" w:rsidRDefault="007B04E8">
      <w:r>
        <w:rPr>
          <w:b/>
        </w:rPr>
        <w:br/>
        <w:t>M: Okay. All right, perfect. So</w:t>
      </w:r>
      <w:r w:rsidR="005A74C7">
        <w:rPr>
          <w:b/>
        </w:rPr>
        <w:t>,</w:t>
      </w:r>
      <w:r>
        <w:rPr>
          <w:b/>
        </w:rPr>
        <w:t xml:space="preserve"> tell me a little bit about, what sort of tests do you run to actually make a confirmatory DKD diagnosis? </w:t>
      </w:r>
    </w:p>
    <w:p w14:paraId="7DE51FEB" w14:textId="77777777" w:rsidR="00236E5A" w:rsidRDefault="007B04E8">
      <w:r>
        <w:br/>
        <w:t>R: So, obviously we have a GFR, we have a creatinine, we have to make sure it's chronic</w:t>
      </w:r>
      <w:r w:rsidR="005A74C7">
        <w:t xml:space="preserve">, </w:t>
      </w:r>
      <w:r>
        <w:t>because if I see a creatinine, we have to look at the old labs. Obviously, if we see a creatinine of</w:t>
      </w:r>
      <w:r w:rsidR="005A74C7">
        <w:t xml:space="preserve"> </w:t>
      </w:r>
      <w:r>
        <w:t>0.8 and then all of a sudden 1.4 a month later, I still, I cannot make that diagnosis of chronic kidney disease. Obviously, that's still acute kidney injury for whatever reason. So</w:t>
      </w:r>
      <w:r w:rsidR="005A74C7">
        <w:t>,</w:t>
      </w:r>
      <w:r>
        <w:t xml:space="preserve"> we have to have at least three months worth of decreased GFRs that are fairly stable. </w:t>
      </w:r>
      <w:r w:rsidR="005A74C7">
        <w:t>I</w:t>
      </w:r>
      <w:r>
        <w:t xml:space="preserve">f you're gonna make a diagnosis of DKD or CKD in general and then, and then when you, you further sort of get a history of the perhaps A1Cs or the blood sugars over the last year and </w:t>
      </w:r>
      <w:r>
        <w:lastRenderedPageBreak/>
        <w:t xml:space="preserve">or you look at a UA and you see protein, you quantify the protein with a urine albumin to creatinine ratio or urine protein to creatinine ratio and you find that the patient has albuminuria or proteinuria, then you could safely make a diagnosis of diabetic nephropathy. I call it diabetic nephropathy. I don't know if I'm old school or what, but I don't actually call it diabetic kidney disease, DKD, honestly. </w:t>
      </w:r>
    </w:p>
    <w:p w14:paraId="5A067268" w14:textId="77777777" w:rsidR="00236E5A" w:rsidRDefault="007B04E8">
      <w:r>
        <w:rPr>
          <w:b/>
        </w:rPr>
        <w:br/>
        <w:t xml:space="preserve">M: Okay. As I said, I'm not a doctor, so that's fine. I'll try and remember to call it diabetic nephropathy, but if I say DKD, you know what I'm getting at. </w:t>
      </w:r>
    </w:p>
    <w:p w14:paraId="445FD952" w14:textId="64354585" w:rsidR="00236E5A" w:rsidRDefault="007B04E8">
      <w:r>
        <w:br/>
        <w:t>R: Yeah</w:t>
      </w:r>
      <w:ins w:id="14" w:author="maxwel kaimenyi" w:date="2023-11-22T15:39:00Z">
        <w:r w:rsidR="00CF7323">
          <w:t>, yeah</w:t>
        </w:r>
      </w:ins>
      <w:r>
        <w:t xml:space="preserve">. </w:t>
      </w:r>
    </w:p>
    <w:p w14:paraId="2C20FAF4" w14:textId="77777777" w:rsidR="00236E5A" w:rsidRDefault="007B04E8">
      <w:r>
        <w:rPr>
          <w:b/>
        </w:rPr>
        <w:br/>
        <w:t>M: So</w:t>
      </w:r>
      <w:r w:rsidR="005A74C7">
        <w:rPr>
          <w:b/>
        </w:rPr>
        <w:t>,</w:t>
      </w:r>
      <w:r>
        <w:rPr>
          <w:b/>
        </w:rPr>
        <w:t xml:space="preserve"> in terms of the source of the patients who come to you who would ultimately be diagnosed with diabetic nephropathy, roughly what percentage come from endocrinologists? What percentage come from primary care? What percentage, if any, come from somewhere else? </w:t>
      </w:r>
    </w:p>
    <w:p w14:paraId="08482628" w14:textId="77777777" w:rsidR="00236E5A" w:rsidRDefault="007B04E8">
      <w:r>
        <w:br/>
        <w:t xml:space="preserve">R: Well, I'd say probably like 70% come from primary care. Probably about 15% come from cardiology, actually. And then maybe about 5% come from endocrinology, and then the rest come from various others like urology or others, rheumatology. </w:t>
      </w:r>
    </w:p>
    <w:p w14:paraId="52EC72E5" w14:textId="77777777" w:rsidR="00236E5A" w:rsidRDefault="007B04E8">
      <w:r>
        <w:rPr>
          <w:b/>
        </w:rPr>
        <w:br/>
        <w:t xml:space="preserve">M: Yeah, just kind of gets picked up while they're doing labs. Yeah. </w:t>
      </w:r>
    </w:p>
    <w:p w14:paraId="54009508" w14:textId="77777777" w:rsidR="00236E5A" w:rsidRDefault="007B04E8">
      <w:r>
        <w:br/>
        <w:t xml:space="preserve">R: Yeah. </w:t>
      </w:r>
    </w:p>
    <w:p w14:paraId="35622594" w14:textId="00CE0200" w:rsidR="00236E5A" w:rsidRDefault="007B04E8">
      <w:r>
        <w:rPr>
          <w:b/>
        </w:rPr>
        <w:br/>
        <w:t xml:space="preserve">M: </w:t>
      </w:r>
      <w:ins w:id="15" w:author="maxwel kaimenyi" w:date="2023-11-22T15:40:00Z">
        <w:r w:rsidR="00CF7323">
          <w:rPr>
            <w:b/>
          </w:rPr>
          <w:t>D</w:t>
        </w:r>
      </w:ins>
      <w:ins w:id="16" w:author="maxwel kaimenyi" w:date="2023-11-22T15:41:00Z">
        <w:r w:rsidR="00CF7323">
          <w:rPr>
            <w:b/>
          </w:rPr>
          <w:t xml:space="preserve">o you see a difference… </w:t>
        </w:r>
      </w:ins>
      <w:r>
        <w:rPr>
          <w:b/>
        </w:rPr>
        <w:t xml:space="preserve">Not quite sure how to phrase this, doctor. Between the patients who get referred from primary care versus other specialties, in other words, are they patients with diabetic nephropathy, do they differ depending on what specialty is referring them to you? </w:t>
      </w:r>
    </w:p>
    <w:p w14:paraId="11487829" w14:textId="77777777" w:rsidR="00236E5A" w:rsidRDefault="007B04E8">
      <w:r>
        <w:br/>
        <w:t>R: So</w:t>
      </w:r>
      <w:r w:rsidR="005A74C7">
        <w:t>,</w:t>
      </w:r>
      <w:r>
        <w:t xml:space="preserve"> the patients that are referred from cardiology seem to have a lot more congestive heart failure going on at the same time, and they usually have some degree of cardiomyopathy as well. So</w:t>
      </w:r>
      <w:r w:rsidR="005A74C7">
        <w:t>,</w:t>
      </w:r>
      <w:r>
        <w:t xml:space="preserve"> that's kind of the main difference, at least from the cardiology referrals versus the primary care referrals. You don't see that, CHF component all that much. </w:t>
      </w:r>
    </w:p>
    <w:p w14:paraId="243664C2" w14:textId="77777777" w:rsidR="00236E5A" w:rsidRDefault="007B04E8">
      <w:r>
        <w:rPr>
          <w:b/>
        </w:rPr>
        <w:br/>
        <w:t xml:space="preserve">M: Is there a difference for the ones who come from endocrinology versus primary care? </w:t>
      </w:r>
    </w:p>
    <w:p w14:paraId="55C4323A" w14:textId="77777777" w:rsidR="00236E5A" w:rsidRDefault="007B04E8">
      <w:r>
        <w:lastRenderedPageBreak/>
        <w:br/>
        <w:t>R: Well, the endocrinologist, for the most part, not too many of them refer to nephrology, honestly, but so,</w:t>
      </w:r>
      <w:r w:rsidR="005A74C7">
        <w:t xml:space="preserve"> </w:t>
      </w:r>
      <w:r>
        <w:t>they kind of send them back to the primary and the primary ends up referring. So</w:t>
      </w:r>
      <w:r w:rsidR="005A74C7">
        <w:t>,</w:t>
      </w:r>
      <w:r>
        <w:t xml:space="preserve"> the few that we get from endocrinology, they're just like, they usually are severe cases of severe </w:t>
      </w:r>
      <w:r w:rsidR="005A74C7">
        <w:t>proteinuria</w:t>
      </w:r>
      <w:r>
        <w:t xml:space="preserve"> and severely uncontrolled diabetes and seems like it's progressing fairly quicker than usual. </w:t>
      </w:r>
    </w:p>
    <w:p w14:paraId="62C7CD69" w14:textId="77777777" w:rsidR="00236E5A" w:rsidRDefault="007B04E8">
      <w:r>
        <w:rPr>
          <w:b/>
        </w:rPr>
        <w:br/>
        <w:t xml:space="preserve">M: Yeah, I was gonna ask you about that. We'll get to that in a second. Let me ask you, regardless of how they get there, what do you tell or how do you explain to patients that they have diabetic nephropathy? What do you tell them? </w:t>
      </w:r>
    </w:p>
    <w:p w14:paraId="26201607" w14:textId="77777777" w:rsidR="00236E5A" w:rsidRDefault="007B04E8">
      <w:r>
        <w:br/>
        <w:t>R: So</w:t>
      </w:r>
      <w:r w:rsidR="005A74C7">
        <w:t>,</w:t>
      </w:r>
      <w:r>
        <w:t xml:space="preserve"> I tell them that, you have some what we call kidney disease, and I actually tell them that I don't really like the term disease</w:t>
      </w:r>
      <w:r w:rsidR="005A74C7">
        <w:t>,</w:t>
      </w:r>
      <w:r>
        <w:t xml:space="preserve"> because I don't really see it as a disease per se. I see it as a sort of a decrease in your kidney function and a change in the filtering status of your kidneys, and I tell them essentially that the sugar going up against these filters over a long period of time has damaged a lot of the filters in the kidneys and leaking out protein</w:t>
      </w:r>
      <w:r w:rsidR="005A74C7">
        <w:t>,</w:t>
      </w:r>
      <w:r>
        <w:t xml:space="preserve"> because of the damaged filters are leaking out protein and whenever we see protein that's leaking out, that's a bad sign and it tells us that perhaps that the kidney function will get worse faster than it would otherwise and so that that's kind of how I get them to see the connection there. </w:t>
      </w:r>
      <w:r w:rsidR="005A74C7">
        <w:br/>
      </w:r>
    </w:p>
    <w:p w14:paraId="37F9DF10" w14:textId="77777777" w:rsidR="00236E5A" w:rsidRDefault="007B04E8">
      <w:r>
        <w:rPr>
          <w:b/>
        </w:rPr>
        <w:t>[0</w:t>
      </w:r>
      <w:r w:rsidR="005A74C7">
        <w:rPr>
          <w:b/>
        </w:rPr>
        <w:t>0</w:t>
      </w:r>
      <w:r>
        <w:rPr>
          <w:b/>
        </w:rPr>
        <w:t>:15:00]</w:t>
      </w:r>
    </w:p>
    <w:p w14:paraId="07EF3E76" w14:textId="77777777" w:rsidR="00236E5A" w:rsidRDefault="007B04E8">
      <w:r>
        <w:rPr>
          <w:b/>
        </w:rPr>
        <w:br/>
        <w:t>M: Okay, very good. We're going to talk about treatment in just a minute. I want to do a few last things with the diagnosis portion. I'm going to ask you to do a rating for me first on a scale of 1 to 7</w:t>
      </w:r>
      <w:r w:rsidR="005A74C7">
        <w:rPr>
          <w:b/>
        </w:rPr>
        <w:t>,</w:t>
      </w:r>
      <w:r>
        <w:rPr>
          <w:b/>
        </w:rPr>
        <w:t xml:space="preserve"> where 1 is not at all satisfied through 7 extremely satisfied. How satisfied are you with the diabetic nephropathy diagnosis process? 1 not at all satisfied through 7 extremely satisfied? </w:t>
      </w:r>
    </w:p>
    <w:p w14:paraId="003BD996" w14:textId="77777777" w:rsidR="00236E5A" w:rsidRDefault="007B04E8">
      <w:r>
        <w:br/>
        <w:t xml:space="preserve">R: I would say like probably like a 6. </w:t>
      </w:r>
    </w:p>
    <w:p w14:paraId="1317031F" w14:textId="77777777" w:rsidR="00236E5A" w:rsidRDefault="007B04E8">
      <w:r>
        <w:rPr>
          <w:b/>
        </w:rPr>
        <w:br/>
        <w:t xml:space="preserve">M: Okay, so what could be improved or what sort of barriers exist to doing the diagnosis at this point in time? </w:t>
      </w:r>
    </w:p>
    <w:p w14:paraId="74DF7581" w14:textId="77492223" w:rsidR="00236E5A" w:rsidRDefault="007B04E8">
      <w:r>
        <w:br/>
        <w:t>R: So</w:t>
      </w:r>
      <w:r w:rsidR="005A74C7">
        <w:t>,</w:t>
      </w:r>
      <w:r>
        <w:t xml:space="preserve"> I guess like sometimes we see some patients that don't really have kidney disease or decreased kidney function</w:t>
      </w:r>
      <w:r w:rsidR="005A74C7">
        <w:t>,</w:t>
      </w:r>
      <w:r>
        <w:t xml:space="preserve"> but they don't have the proteinuria and some of these patients we biopsy them, they still have like nodular sclerosis that would</w:t>
      </w:r>
      <w:r w:rsidR="005A74C7">
        <w:t xml:space="preserve"> chemo stenosis</w:t>
      </w:r>
      <w:r>
        <w:t xml:space="preserve"> type of lesions and we do know that this is diabetic nephrosclerosis, but they don't have proteinuria for some reason and sometimes a little bit puzzling and sometimes this </w:t>
      </w:r>
      <w:r>
        <w:lastRenderedPageBreak/>
        <w:t>happens. We probably</w:t>
      </w:r>
      <w:ins w:id="17" w:author="maxwel kaimenyi" w:date="2023-11-22T15:44:00Z">
        <w:r w:rsidR="00CF7323">
          <w:t>,</w:t>
        </w:r>
      </w:ins>
      <w:r>
        <w:t xml:space="preserve"> I think if we have some more specific</w:t>
      </w:r>
      <w:r w:rsidR="005A74C7">
        <w:t>,</w:t>
      </w:r>
      <w:r>
        <w:t xml:space="preserve"> because diabetic nephropathy we're diagnosing it in a little bit of a roundabout way. We're just looking at decreased kidney function and we're looking at proteinuria, but multiple things can cause, multiple other things can cause both of those issues</w:t>
      </w:r>
      <w:r w:rsidR="005A74C7">
        <w:t>. S</w:t>
      </w:r>
      <w:r>
        <w:t>o</w:t>
      </w:r>
      <w:r w:rsidR="005A74C7">
        <w:t>,</w:t>
      </w:r>
      <w:r>
        <w:t xml:space="preserve"> to kind of hone in on saying that exactly that your diabetes has caused your kidney disease</w:t>
      </w:r>
      <w:r w:rsidR="005A74C7">
        <w:t xml:space="preserve">, </w:t>
      </w:r>
      <w:r>
        <w:t>it's more of a likely or assumption sort of thing, obviously without doing a biopsy would never really know</w:t>
      </w:r>
      <w:r w:rsidR="005A74C7">
        <w:t>. S</w:t>
      </w:r>
      <w:r>
        <w:t>o</w:t>
      </w:r>
      <w:r w:rsidR="005A74C7">
        <w:t>,</w:t>
      </w:r>
      <w:r>
        <w:t xml:space="preserve"> that's why I give it a </w:t>
      </w:r>
      <w:del w:id="18" w:author="maxwel kaimenyi" w:date="2023-11-22T15:45:00Z">
        <w:r w:rsidDel="00CF7323">
          <w:delText>six</w:delText>
        </w:r>
      </w:del>
      <w:ins w:id="19" w:author="maxwel kaimenyi" w:date="2023-11-22T15:45:00Z">
        <w:r w:rsidR="00CF7323">
          <w:t>6</w:t>
        </w:r>
      </w:ins>
      <w:r w:rsidR="005A74C7">
        <w:t>,</w:t>
      </w:r>
      <w:r>
        <w:t xml:space="preserve"> because</w:t>
      </w:r>
      <w:r w:rsidR="005A74C7">
        <w:t xml:space="preserve"> </w:t>
      </w:r>
      <w:r>
        <w:t xml:space="preserve">we almost know but we're not totally sure. </w:t>
      </w:r>
    </w:p>
    <w:p w14:paraId="3BABDBBE" w14:textId="2C9F9A53" w:rsidR="00236E5A" w:rsidRDefault="007B04E8">
      <w:r>
        <w:rPr>
          <w:b/>
        </w:rPr>
        <w:br/>
        <w:t>M: What do you d</w:t>
      </w:r>
      <w:r w:rsidR="005A74C7">
        <w:rPr>
          <w:b/>
        </w:rPr>
        <w:t>o</w:t>
      </w:r>
      <w:r>
        <w:rPr>
          <w:b/>
        </w:rPr>
        <w:t xml:space="preserve"> when they when if the patient does not have proteinuria? How do you come up with the diabetic nephropathy? I'm sorry if I'm missing something as a non</w:t>
      </w:r>
      <w:ins w:id="20" w:author="maxwel kaimenyi" w:date="2023-11-22T15:45:00Z">
        <w:r w:rsidR="00CF7323">
          <w:rPr>
            <w:b/>
          </w:rPr>
          <w:t>-</w:t>
        </w:r>
      </w:ins>
      <w:del w:id="21" w:author="maxwel kaimenyi" w:date="2023-11-22T15:45:00Z">
        <w:r w:rsidDel="00CF7323">
          <w:rPr>
            <w:b/>
          </w:rPr>
          <w:delText xml:space="preserve"> </w:delText>
        </w:r>
      </w:del>
      <w:r>
        <w:rPr>
          <w:b/>
        </w:rPr>
        <w:t xml:space="preserve">doctor here. What do you do when they don't have proteinuria? How do you how do you come up with the diagnosis? </w:t>
      </w:r>
    </w:p>
    <w:p w14:paraId="4B19DA12" w14:textId="77777777" w:rsidR="00236E5A" w:rsidRDefault="007B04E8">
      <w:r>
        <w:br/>
        <w:t>R: Well, so then I don't really label it as a diabetic nephropathy per se. I'll just say that you have some kidney disease. You don't have any sediment in the urine. Now this could be caused by other issues in the past. Perhaps your blood pressure was high in the past and caused deterioration of your kidney disease or perhaps there was some diabetic changes that went on</w:t>
      </w:r>
      <w:r w:rsidR="005A74C7">
        <w:t>,</w:t>
      </w:r>
      <w:r>
        <w:t xml:space="preserve"> but right now you don't have any proteinuria. Maybe they got put on an ACE inhibitor and it kind of clear the proteinuria or whatever. So, you kind of put it in a general term that it could be diabetes, but it could be other things also. </w:t>
      </w:r>
    </w:p>
    <w:p w14:paraId="39CFBA68" w14:textId="77777777" w:rsidR="00236E5A" w:rsidRDefault="007B04E8">
      <w:r>
        <w:rPr>
          <w:b/>
        </w:rPr>
        <w:br/>
        <w:t xml:space="preserve">M: Does that have impact in terms of how it's treated? </w:t>
      </w:r>
    </w:p>
    <w:p w14:paraId="712F07C3" w14:textId="77777777" w:rsidR="00236E5A" w:rsidRDefault="007B04E8">
      <w:r>
        <w:br/>
        <w:t>R: Well, yeah, I mean sometimes, you're not going to be as aggressive with your</w:t>
      </w:r>
      <w:r w:rsidR="005A74C7">
        <w:t xml:space="preserve"> </w:t>
      </w:r>
      <w:r>
        <w:t>ACE inhibitors, SGLT</w:t>
      </w:r>
      <w:r w:rsidR="005A74C7">
        <w:t>-</w:t>
      </w:r>
      <w:r>
        <w:t xml:space="preserve">2 inhibitors and </w:t>
      </w:r>
      <w:r w:rsidR="004E7F3A">
        <w:t>Kerendia</w:t>
      </w:r>
      <w:r>
        <w:t xml:space="preserve">, things like that. You're not going to be as aggressive if there's no proteinuria. So yeah, it wouldn't make a difference. Yeah. </w:t>
      </w:r>
    </w:p>
    <w:p w14:paraId="3449B7D4" w14:textId="77777777" w:rsidR="00236E5A" w:rsidRDefault="007B04E8">
      <w:r>
        <w:rPr>
          <w:b/>
        </w:rPr>
        <w:br/>
        <w:t>M: Okay. All right. We're going to go into that in a moment, too, but I just was curious. I know what I want to ask you. So</w:t>
      </w:r>
      <w:r w:rsidR="005A74C7">
        <w:rPr>
          <w:b/>
        </w:rPr>
        <w:t>,</w:t>
      </w:r>
      <w:r>
        <w:rPr>
          <w:b/>
        </w:rPr>
        <w:t xml:space="preserve"> at this point, so however you get there, the diagnosis has been made for diabetic nephropathy. What role, if any, do other specialists like the endocrinologist or cardiologist or primary care play in terms of managing the diabetic nephropathy? </w:t>
      </w:r>
      <w:r w:rsidR="004E7F3A">
        <w:rPr>
          <w:b/>
        </w:rPr>
        <w:t>O</w:t>
      </w:r>
      <w:r>
        <w:rPr>
          <w:b/>
        </w:rPr>
        <w:t xml:space="preserve">r is that kind of now your </w:t>
      </w:r>
      <w:r w:rsidR="004E7F3A">
        <w:rPr>
          <w:b/>
        </w:rPr>
        <w:t>bailiwick</w:t>
      </w:r>
      <w:r>
        <w:rPr>
          <w:b/>
        </w:rPr>
        <w:t xml:space="preserve">? </w:t>
      </w:r>
    </w:p>
    <w:p w14:paraId="0B1E20C0" w14:textId="77777777" w:rsidR="00236E5A" w:rsidRDefault="007B04E8">
      <w:r>
        <w:br/>
        <w:t xml:space="preserve">R: It's pretty much the, once they refer, they kind of leave it up to us to treat the diabetic nephropathy. </w:t>
      </w:r>
    </w:p>
    <w:p w14:paraId="1DDB2C56" w14:textId="707FABF4" w:rsidR="00236E5A" w:rsidRDefault="007B04E8">
      <w:r>
        <w:rPr>
          <w:b/>
        </w:rPr>
        <w:br/>
        <w:t>M: Okay. So</w:t>
      </w:r>
      <w:r w:rsidR="004E7F3A">
        <w:rPr>
          <w:b/>
        </w:rPr>
        <w:t>,</w:t>
      </w:r>
      <w:r>
        <w:rPr>
          <w:b/>
        </w:rPr>
        <w:t xml:space="preserve"> </w:t>
      </w:r>
      <w:proofErr w:type="gramStart"/>
      <w:r>
        <w:rPr>
          <w:b/>
        </w:rPr>
        <w:t>you're</w:t>
      </w:r>
      <w:proofErr w:type="gramEnd"/>
      <w:r>
        <w:rPr>
          <w:b/>
        </w:rPr>
        <w:t xml:space="preserve"> kind of the quarterback</w:t>
      </w:r>
      <w:ins w:id="22" w:author="maxwel kaimenyi" w:date="2023-11-22T15:47:00Z">
        <w:r w:rsidR="00813947">
          <w:rPr>
            <w:b/>
          </w:rPr>
          <w:t xml:space="preserve"> </w:t>
        </w:r>
      </w:ins>
      <w:del w:id="23" w:author="maxwel kaimenyi" w:date="2023-11-22T15:47:00Z">
        <w:r w:rsidDel="00813947">
          <w:rPr>
            <w:b/>
          </w:rPr>
          <w:delText xml:space="preserve">. </w:delText>
        </w:r>
      </w:del>
      <w:r>
        <w:rPr>
          <w:b/>
        </w:rPr>
        <w:t xml:space="preserve">and do they ever write prescriptions on </w:t>
      </w:r>
      <w:ins w:id="24" w:author="maxwel kaimenyi" w:date="2023-11-22T15:47:00Z">
        <w:r w:rsidR="00813947">
          <w:rPr>
            <w:b/>
          </w:rPr>
          <w:t>medications</w:t>
        </w:r>
      </w:ins>
      <w:ins w:id="25" w:author="maxwel kaimenyi" w:date="2023-11-22T15:48:00Z">
        <w:r w:rsidR="00813947">
          <w:rPr>
            <w:b/>
          </w:rPr>
          <w:t xml:space="preserve"> you started or is that kind of fully </w:t>
        </w:r>
      </w:ins>
      <w:r>
        <w:rPr>
          <w:b/>
        </w:rPr>
        <w:t xml:space="preserve">all your bailiwick at this point? </w:t>
      </w:r>
    </w:p>
    <w:p w14:paraId="7C4096C3" w14:textId="77777777" w:rsidR="00236E5A" w:rsidRDefault="007B04E8">
      <w:r>
        <w:lastRenderedPageBreak/>
        <w:br/>
        <w:t xml:space="preserve">R: Sometimes they do, but I think it's like, I think it's inadvertently, they'll see that it's on the med list and they'll just renew it. I don't think it's like, I think the sheer volume of what they handle, they kind of just, it just goes part of the routine flow. </w:t>
      </w:r>
    </w:p>
    <w:p w14:paraId="54E4A788" w14:textId="77777777" w:rsidR="00236E5A" w:rsidRDefault="004E7F3A">
      <w:r>
        <w:rPr>
          <w:b/>
        </w:rPr>
        <w:br/>
        <w:t>[00:20:00]</w:t>
      </w:r>
      <w:r>
        <w:rPr>
          <w:b/>
        </w:rPr>
        <w:br/>
      </w:r>
      <w:r w:rsidR="007B04E8">
        <w:rPr>
          <w:b/>
        </w:rPr>
        <w:br/>
      </w:r>
      <w:r>
        <w:rPr>
          <w:b/>
        </w:rPr>
        <w:br/>
      </w:r>
      <w:r w:rsidR="007B04E8">
        <w:rPr>
          <w:b/>
        </w:rPr>
        <w:t xml:space="preserve">M: Okay. All right. That makes sense. So you started alluding to some of the different things. I heard ACE, I heard SGLT2, I heard </w:t>
      </w:r>
      <w:r>
        <w:rPr>
          <w:b/>
        </w:rPr>
        <w:t>Kerendia</w:t>
      </w:r>
      <w:r w:rsidR="007B04E8">
        <w:rPr>
          <w:b/>
        </w:rPr>
        <w:t xml:space="preserve">. What other sort of medications, if any, do you utilize to manage diabetic nephropathy? </w:t>
      </w:r>
    </w:p>
    <w:p w14:paraId="62FBED70" w14:textId="77777777" w:rsidR="00236E5A" w:rsidRDefault="007B04E8">
      <w:r>
        <w:br/>
        <w:t>R: So, yeah, we use ACE inhibitors, ARBs, predominantly to start for all our patients with diabetic nephropathy. And then the second line would be your SGLT</w:t>
      </w:r>
      <w:r w:rsidR="004E7F3A">
        <w:t>-</w:t>
      </w:r>
      <w:r>
        <w:t xml:space="preserve">2 inhibitors and generally third line would be like </w:t>
      </w:r>
      <w:r w:rsidR="004E7F3A">
        <w:t>Kerendia</w:t>
      </w:r>
      <w:r>
        <w:t xml:space="preserve">. </w:t>
      </w:r>
    </w:p>
    <w:p w14:paraId="75D0C424" w14:textId="77777777" w:rsidR="00236E5A" w:rsidRDefault="007B04E8">
      <w:r>
        <w:rPr>
          <w:b/>
        </w:rPr>
        <w:br/>
        <w:t>M: Okay. Are those additive or do you switch therapies, like move them off of the ACE, ARB and go to the SGLT</w:t>
      </w:r>
      <w:r w:rsidR="004E7F3A">
        <w:rPr>
          <w:b/>
        </w:rPr>
        <w:t>-</w:t>
      </w:r>
      <w:r>
        <w:rPr>
          <w:b/>
        </w:rPr>
        <w:t xml:space="preserve">2 or do they stay and just add on different therapies? </w:t>
      </w:r>
    </w:p>
    <w:p w14:paraId="65018CD7" w14:textId="77777777" w:rsidR="00236E5A" w:rsidRDefault="007B04E8">
      <w:r>
        <w:br/>
        <w:t xml:space="preserve">R: It's mostly add-on. </w:t>
      </w:r>
    </w:p>
    <w:p w14:paraId="07850660" w14:textId="77777777" w:rsidR="00236E5A" w:rsidRDefault="007B04E8">
      <w:r>
        <w:rPr>
          <w:b/>
        </w:rPr>
        <w:br/>
        <w:t xml:space="preserve">M: Okay. And you mentioned </w:t>
      </w:r>
      <w:r w:rsidR="004E7F3A">
        <w:rPr>
          <w:b/>
        </w:rPr>
        <w:t>Kerendia</w:t>
      </w:r>
      <w:r>
        <w:rPr>
          <w:b/>
        </w:rPr>
        <w:t xml:space="preserve">. I'm curious, under what circumstances does </w:t>
      </w:r>
      <w:r w:rsidR="004E7F3A">
        <w:rPr>
          <w:b/>
        </w:rPr>
        <w:t>Kerendia</w:t>
      </w:r>
      <w:r>
        <w:rPr>
          <w:b/>
        </w:rPr>
        <w:t xml:space="preserve"> in particular get utilized? </w:t>
      </w:r>
    </w:p>
    <w:p w14:paraId="1552446E" w14:textId="77777777" w:rsidR="00236E5A" w:rsidRDefault="007B04E8">
      <w:r>
        <w:br/>
        <w:t xml:space="preserve">R: </w:t>
      </w:r>
      <w:r w:rsidR="004E7F3A">
        <w:t>Kerendia</w:t>
      </w:r>
      <w:r>
        <w:t xml:space="preserve"> gets utilized after we've maxed out our ACEs, ARBs and SGLT</w:t>
      </w:r>
      <w:r w:rsidR="004E7F3A">
        <w:t>-</w:t>
      </w:r>
      <w:r>
        <w:t xml:space="preserve">2 inhibitors. We add, we would add on potentially </w:t>
      </w:r>
      <w:r w:rsidR="004E7F3A">
        <w:t>Kerendia</w:t>
      </w:r>
      <w:r>
        <w:t xml:space="preserve"> after that. </w:t>
      </w:r>
    </w:p>
    <w:p w14:paraId="1017E23E" w14:textId="77777777" w:rsidR="00236E5A" w:rsidRDefault="007B04E8">
      <w:r>
        <w:rPr>
          <w:b/>
        </w:rPr>
        <w:br/>
        <w:t>M: Okay, and I'm again not a physician. So</w:t>
      </w:r>
      <w:r w:rsidR="004E7F3A">
        <w:rPr>
          <w:b/>
        </w:rPr>
        <w:t>,</w:t>
      </w:r>
      <w:r>
        <w:rPr>
          <w:b/>
        </w:rPr>
        <w:t xml:space="preserve"> why not bring it on board earlier? </w:t>
      </w:r>
    </w:p>
    <w:p w14:paraId="7F4F136D" w14:textId="672BC026" w:rsidR="00236E5A" w:rsidRDefault="007B04E8">
      <w:r>
        <w:br/>
        <w:t>R: I don't like to bring on too many medications at once, just because if there's side effects and I don't really know what did what. So</w:t>
      </w:r>
      <w:r w:rsidR="004E7F3A">
        <w:t>,</w:t>
      </w:r>
      <w:r>
        <w:t xml:space="preserve"> I'd really do like to add on step</w:t>
      </w:r>
      <w:ins w:id="26" w:author="maxwel kaimenyi" w:date="2023-11-22T15:50:00Z">
        <w:r w:rsidR="00813947">
          <w:t>-</w:t>
        </w:r>
      </w:ins>
      <w:del w:id="27" w:author="maxwel kaimenyi" w:date="2023-11-22T15:50:00Z">
        <w:r w:rsidDel="00813947">
          <w:delText xml:space="preserve"> </w:delText>
        </w:r>
      </w:del>
      <w:r>
        <w:t xml:space="preserve">wise. </w:t>
      </w:r>
    </w:p>
    <w:p w14:paraId="17A93190" w14:textId="77777777" w:rsidR="00236E5A" w:rsidRDefault="007B04E8">
      <w:r>
        <w:rPr>
          <w:b/>
        </w:rPr>
        <w:br/>
        <w:t>M: Yeah, I guess what. I'm sorry you asked that question wrong. I guess I'm curious as to why those are the steps like why is it ACE, ARB first? Why is SGLT</w:t>
      </w:r>
      <w:r w:rsidR="004E7F3A">
        <w:rPr>
          <w:b/>
        </w:rPr>
        <w:t>-</w:t>
      </w:r>
      <w:r>
        <w:rPr>
          <w:b/>
        </w:rPr>
        <w:t xml:space="preserve">2 then in second place? Why is </w:t>
      </w:r>
      <w:r w:rsidR="004E7F3A">
        <w:rPr>
          <w:b/>
        </w:rPr>
        <w:t>Kerendia</w:t>
      </w:r>
      <w:r>
        <w:rPr>
          <w:b/>
        </w:rPr>
        <w:t xml:space="preserve"> in third? Why go in that order? </w:t>
      </w:r>
    </w:p>
    <w:p w14:paraId="50DF299E" w14:textId="77777777" w:rsidR="00236E5A" w:rsidRDefault="007B04E8">
      <w:r>
        <w:br/>
        <w:t>R: So</w:t>
      </w:r>
      <w:r w:rsidR="004E7F3A">
        <w:t>,</w:t>
      </w:r>
      <w:r>
        <w:t xml:space="preserve"> I think the data for SGLT</w:t>
      </w:r>
      <w:r w:rsidR="004E7F3A">
        <w:t>-</w:t>
      </w:r>
      <w:r>
        <w:t xml:space="preserve">2 inhibitors in my opinion appears to be more compelling in </w:t>
      </w:r>
      <w:r>
        <w:lastRenderedPageBreak/>
        <w:t xml:space="preserve">terms of pertinent area reduction and slowing progression of CKD over </w:t>
      </w:r>
      <w:r w:rsidR="004E7F3A">
        <w:t>Kerendia</w:t>
      </w:r>
      <w:r>
        <w:t>. I think the data is more compelling for SGLT</w:t>
      </w:r>
      <w:r w:rsidR="004E7F3A">
        <w:t>-</w:t>
      </w:r>
      <w:r>
        <w:t xml:space="preserve">2 inhibitors. </w:t>
      </w:r>
    </w:p>
    <w:p w14:paraId="1C4C771B" w14:textId="76CFE1AA" w:rsidR="00236E5A" w:rsidRDefault="007B04E8">
      <w:r>
        <w:rPr>
          <w:b/>
        </w:rPr>
        <w:br/>
        <w:t xml:space="preserve">M: </w:t>
      </w:r>
      <w:ins w:id="28" w:author="maxwel kaimenyi" w:date="2023-11-22T15:51:00Z">
        <w:r w:rsidR="00813947">
          <w:rPr>
            <w:b/>
          </w:rPr>
          <w:t>I see a</w:t>
        </w:r>
      </w:ins>
      <w:del w:id="29" w:author="maxwel kaimenyi" w:date="2023-11-22T15:51:00Z">
        <w:r w:rsidDel="00813947">
          <w:rPr>
            <w:b/>
          </w:rPr>
          <w:delText>A</w:delText>
        </w:r>
      </w:del>
      <w:r>
        <w:rPr>
          <w:b/>
        </w:rPr>
        <w:t xml:space="preserve">nd when you say compelling is it </w:t>
      </w:r>
      <w:proofErr w:type="gramStart"/>
      <w:r>
        <w:rPr>
          <w:b/>
        </w:rPr>
        <w:t>just</w:t>
      </w:r>
      <w:proofErr w:type="gramEnd"/>
      <w:r>
        <w:rPr>
          <w:b/>
        </w:rPr>
        <w:t xml:space="preserve"> they look more effective? There's a longer track record of them? Is there something else? What makes it more compelling for SGLT</w:t>
      </w:r>
      <w:r w:rsidR="004E7F3A">
        <w:rPr>
          <w:b/>
        </w:rPr>
        <w:t>-</w:t>
      </w:r>
      <w:r>
        <w:rPr>
          <w:b/>
        </w:rPr>
        <w:t xml:space="preserve">2s? </w:t>
      </w:r>
    </w:p>
    <w:p w14:paraId="3C81FF15" w14:textId="77777777" w:rsidR="00236E5A" w:rsidRDefault="007B04E8">
      <w:r>
        <w:br/>
        <w:t>R: So</w:t>
      </w:r>
      <w:r w:rsidR="004E7F3A">
        <w:t>,</w:t>
      </w:r>
      <w:r>
        <w:t xml:space="preserve"> it is the the efficacy. Track record is also </w:t>
      </w:r>
      <w:r w:rsidR="004E7F3A">
        <w:t>playing</w:t>
      </w:r>
      <w:r>
        <w:t xml:space="preserve"> a role, but probably less so, but I think the efficacy is more compelling and </w:t>
      </w:r>
      <w:r w:rsidR="004E7F3A">
        <w:t>also,</w:t>
      </w:r>
      <w:r>
        <w:t xml:space="preserve"> the other the other issues is that we tend to see more hyperkalemia with the </w:t>
      </w:r>
      <w:r w:rsidR="004E7F3A">
        <w:t>Kerendia</w:t>
      </w:r>
      <w:r>
        <w:t xml:space="preserve"> or </w:t>
      </w:r>
      <w:r w:rsidR="004E7F3A">
        <w:t>Finerenone</w:t>
      </w:r>
      <w:r>
        <w:t xml:space="preserve"> or even Aldactone for that matter. </w:t>
      </w:r>
      <w:r w:rsidR="004E7F3A">
        <w:t>W</w:t>
      </w:r>
      <w:r>
        <w:t>e do tend to see more hyperkalemia with that, so I tend to you know prefer trying SGLT</w:t>
      </w:r>
      <w:r w:rsidR="004E7F3A">
        <w:t>-</w:t>
      </w:r>
      <w:r>
        <w:t>2s</w:t>
      </w:r>
      <w:r w:rsidR="004E7F3A">
        <w:t>,</w:t>
      </w:r>
      <w:r>
        <w:t xml:space="preserve"> because one the efficacy I think is more and then the side effect profile in terms of hyperkalemia appears to be less. </w:t>
      </w:r>
    </w:p>
    <w:p w14:paraId="62238BEA" w14:textId="4A39575E" w:rsidR="00236E5A" w:rsidRDefault="007B04E8">
      <w:r>
        <w:rPr>
          <w:b/>
        </w:rPr>
        <w:br/>
        <w:t xml:space="preserve">M: Okay, that makes perfect sense. Okay. Thank you for that. Let's do another rating. Another </w:t>
      </w:r>
      <w:del w:id="30" w:author="maxwel kaimenyi" w:date="2023-11-22T15:52:00Z">
        <w:r w:rsidDel="00813947">
          <w:rPr>
            <w:b/>
          </w:rPr>
          <w:delText xml:space="preserve">one </w:delText>
        </w:r>
      </w:del>
      <w:ins w:id="31" w:author="maxwel kaimenyi" w:date="2023-11-22T15:52:00Z">
        <w:r w:rsidR="00813947">
          <w:rPr>
            <w:b/>
          </w:rPr>
          <w:t>1</w:t>
        </w:r>
        <w:r w:rsidR="00813947">
          <w:rPr>
            <w:b/>
          </w:rPr>
          <w:t xml:space="preserve"> </w:t>
        </w:r>
      </w:ins>
      <w:r>
        <w:rPr>
          <w:b/>
        </w:rPr>
        <w:t xml:space="preserve">to </w:t>
      </w:r>
      <w:del w:id="32" w:author="maxwel kaimenyi" w:date="2023-11-22T15:52:00Z">
        <w:r w:rsidDel="00813947">
          <w:rPr>
            <w:b/>
          </w:rPr>
          <w:delText xml:space="preserve">seven </w:delText>
        </w:r>
      </w:del>
      <w:ins w:id="33" w:author="maxwel kaimenyi" w:date="2023-11-22T15:52:00Z">
        <w:r w:rsidR="00813947">
          <w:rPr>
            <w:b/>
          </w:rPr>
          <w:t>7</w:t>
        </w:r>
        <w:r w:rsidR="00813947">
          <w:rPr>
            <w:b/>
          </w:rPr>
          <w:t xml:space="preserve"> </w:t>
        </w:r>
      </w:ins>
      <w:r>
        <w:rPr>
          <w:b/>
        </w:rPr>
        <w:t xml:space="preserve">scale. </w:t>
      </w:r>
      <w:del w:id="34" w:author="maxwel kaimenyi" w:date="2023-11-22T15:52:00Z">
        <w:r w:rsidDel="00813947">
          <w:rPr>
            <w:b/>
          </w:rPr>
          <w:delText xml:space="preserve">one </w:delText>
        </w:r>
      </w:del>
      <w:ins w:id="35" w:author="maxwel kaimenyi" w:date="2023-11-22T15:52:00Z">
        <w:r w:rsidR="00813947">
          <w:rPr>
            <w:b/>
          </w:rPr>
          <w:t>1</w:t>
        </w:r>
        <w:r w:rsidR="00813947">
          <w:rPr>
            <w:b/>
          </w:rPr>
          <w:t xml:space="preserve"> </w:t>
        </w:r>
      </w:ins>
      <w:r>
        <w:rPr>
          <w:b/>
        </w:rPr>
        <w:t>not at all satisfied</w:t>
      </w:r>
      <w:r w:rsidR="004E7F3A">
        <w:rPr>
          <w:b/>
        </w:rPr>
        <w:t xml:space="preserve">, </w:t>
      </w:r>
      <w:r>
        <w:rPr>
          <w:b/>
        </w:rPr>
        <w:t>to</w:t>
      </w:r>
      <w:ins w:id="36" w:author="maxwel kaimenyi" w:date="2023-11-22T15:52:00Z">
        <w:r w:rsidR="00813947">
          <w:rPr>
            <w:b/>
          </w:rPr>
          <w:t xml:space="preserve"> </w:t>
        </w:r>
      </w:ins>
      <w:del w:id="37" w:author="maxwel kaimenyi" w:date="2023-11-22T15:52:00Z">
        <w:r w:rsidDel="00813947">
          <w:rPr>
            <w:b/>
          </w:rPr>
          <w:delText xml:space="preserve"> seven</w:delText>
        </w:r>
      </w:del>
      <w:ins w:id="38" w:author="maxwel kaimenyi" w:date="2023-11-22T15:52:00Z">
        <w:r w:rsidR="00813947">
          <w:rPr>
            <w:b/>
          </w:rPr>
          <w:t>7</w:t>
        </w:r>
      </w:ins>
      <w:r>
        <w:rPr>
          <w:b/>
        </w:rPr>
        <w:t xml:space="preserve"> extremely satisfied. How satisfied are you with the treatments currently available to manage diabetic nephropathy? </w:t>
      </w:r>
      <w:del w:id="39" w:author="maxwel kaimenyi" w:date="2023-11-22T15:52:00Z">
        <w:r w:rsidDel="00813947">
          <w:rPr>
            <w:b/>
          </w:rPr>
          <w:delText>One</w:delText>
        </w:r>
      </w:del>
      <w:ins w:id="40" w:author="maxwel kaimenyi" w:date="2023-11-22T15:52:00Z">
        <w:r w:rsidR="00813947">
          <w:rPr>
            <w:b/>
          </w:rPr>
          <w:t>1</w:t>
        </w:r>
      </w:ins>
      <w:r w:rsidR="004E7F3A">
        <w:rPr>
          <w:b/>
        </w:rPr>
        <w:t>,</w:t>
      </w:r>
      <w:r>
        <w:rPr>
          <w:b/>
        </w:rPr>
        <w:t xml:space="preserve"> not at all satisfied to </w:t>
      </w:r>
      <w:del w:id="41" w:author="maxwel kaimenyi" w:date="2023-11-22T15:52:00Z">
        <w:r w:rsidDel="00813947">
          <w:rPr>
            <w:b/>
          </w:rPr>
          <w:delText>seven</w:delText>
        </w:r>
      </w:del>
      <w:ins w:id="42" w:author="maxwel kaimenyi" w:date="2023-11-22T15:52:00Z">
        <w:r w:rsidR="00813947">
          <w:rPr>
            <w:b/>
          </w:rPr>
          <w:t>7</w:t>
        </w:r>
      </w:ins>
      <w:r w:rsidR="004E7F3A">
        <w:rPr>
          <w:b/>
        </w:rPr>
        <w:t xml:space="preserve">, </w:t>
      </w:r>
      <w:r>
        <w:rPr>
          <w:b/>
        </w:rPr>
        <w:t xml:space="preserve">extremely satisfied. </w:t>
      </w:r>
    </w:p>
    <w:p w14:paraId="08BB6E32" w14:textId="555D291E" w:rsidR="00236E5A" w:rsidRDefault="007B04E8">
      <w:r>
        <w:br/>
        <w:t xml:space="preserve">R: I would say probably like a </w:t>
      </w:r>
      <w:del w:id="43" w:author="maxwel kaimenyi" w:date="2023-11-22T15:52:00Z">
        <w:r w:rsidDel="00813947">
          <w:delText>five</w:delText>
        </w:r>
      </w:del>
      <w:ins w:id="44" w:author="maxwel kaimenyi" w:date="2023-11-22T15:52:00Z">
        <w:r w:rsidR="00813947">
          <w:t>5</w:t>
        </w:r>
      </w:ins>
      <w:r>
        <w:t xml:space="preserve">. </w:t>
      </w:r>
    </w:p>
    <w:p w14:paraId="197F3401" w14:textId="09421BED" w:rsidR="00236E5A" w:rsidRDefault="007B04E8">
      <w:r>
        <w:rPr>
          <w:b/>
        </w:rPr>
        <w:br/>
        <w:t xml:space="preserve">M: Okay, and why would you rate that as a </w:t>
      </w:r>
      <w:del w:id="45" w:author="maxwel kaimenyi" w:date="2023-11-22T15:53:00Z">
        <w:r w:rsidDel="00813947">
          <w:rPr>
            <w:b/>
          </w:rPr>
          <w:delText>five</w:delText>
        </w:r>
      </w:del>
      <w:ins w:id="46" w:author="maxwel kaimenyi" w:date="2023-11-22T15:53:00Z">
        <w:r w:rsidR="00813947">
          <w:rPr>
            <w:b/>
          </w:rPr>
          <w:t>5</w:t>
        </w:r>
      </w:ins>
      <w:r>
        <w:rPr>
          <w:b/>
        </w:rPr>
        <w:t xml:space="preserve">? </w:t>
      </w:r>
    </w:p>
    <w:p w14:paraId="3FFADAE9" w14:textId="77777777" w:rsidR="00236E5A" w:rsidRDefault="007B04E8">
      <w:r>
        <w:br/>
        <w:t>R: I think we've made a lot of progress with diabetic nephropathy just even in the last few years honestly with the advent of the SGLT</w:t>
      </w:r>
      <w:r w:rsidR="004E7F3A">
        <w:t>-</w:t>
      </w:r>
      <w:r>
        <w:t xml:space="preserve">2 inhibitors being approved for this DKD indications and even </w:t>
      </w:r>
      <w:r w:rsidR="004E7F3A">
        <w:t>non-diabetic</w:t>
      </w:r>
      <w:r>
        <w:t xml:space="preserve"> kidney disease indications as well. </w:t>
      </w:r>
      <w:r w:rsidR="004E7F3A">
        <w:t>A</w:t>
      </w:r>
      <w:r>
        <w:t>nd</w:t>
      </w:r>
      <w:r w:rsidR="004E7F3A">
        <w:t>,</w:t>
      </w:r>
      <w:r>
        <w:t xml:space="preserve"> but I think we're</w:t>
      </w:r>
      <w:r w:rsidR="004E7F3A">
        <w:t xml:space="preserve">, </w:t>
      </w:r>
      <w:r>
        <w:t xml:space="preserve">I think most of the benefits that we're seeing from from these medications are from the standpoint of hemodynamics. I think it changes the hemodynamics of the glomeruli. It </w:t>
      </w:r>
      <w:r w:rsidR="004E7F3A">
        <w:t xml:space="preserve">is </w:t>
      </w:r>
      <w:r>
        <w:t>kind of helps that way, but I think maybe getting down to the more targeted approach would probably be needed to kind of finish the gaps or complete the gaps that are lacking in the treatments right now. I think we're too broad-based in terms of treatments available. I mean it's good, but it's I don't think we're quite there yet in terms of really knocking it out</w:t>
      </w:r>
      <w:r w:rsidR="004E7F3A">
        <w:t>.</w:t>
      </w:r>
    </w:p>
    <w:p w14:paraId="15AD009A" w14:textId="77777777" w:rsidR="00236E5A" w:rsidRDefault="007B04E8">
      <w:r>
        <w:rPr>
          <w:b/>
        </w:rPr>
        <w:br/>
        <w:t xml:space="preserve">M: What should they be targeting in particular? Do you have any any specific targets in mind? </w:t>
      </w:r>
    </w:p>
    <w:p w14:paraId="28FCD343" w14:textId="3092BB5C" w:rsidR="00236E5A" w:rsidRDefault="007B04E8">
      <w:r>
        <w:br/>
        <w:t>R: I would say like podocytes. I think podocytes would probably be a good place to kind of target</w:t>
      </w:r>
      <w:ins w:id="47" w:author="maxwel kaimenyi" w:date="2023-11-22T15:54:00Z">
        <w:r w:rsidR="00813947">
          <w:t xml:space="preserve"> </w:t>
        </w:r>
      </w:ins>
      <w:del w:id="48" w:author="maxwel kaimenyi" w:date="2023-11-22T15:53:00Z">
        <w:r w:rsidDel="00813947">
          <w:delText xml:space="preserve">. </w:delText>
        </w:r>
      </w:del>
      <w:r>
        <w:t xml:space="preserve">and then I mean, I'm not really a basic science researcher to be honest with you, so </w:t>
      </w:r>
      <w:r>
        <w:lastRenderedPageBreak/>
        <w:t xml:space="preserve">it's hard. </w:t>
      </w:r>
      <w:r w:rsidR="004E7F3A">
        <w:t>I</w:t>
      </w:r>
      <w:r>
        <w:t>t would be hard for me to kind of comment on like exactly which cytokines or factors to really hone in on</w:t>
      </w:r>
      <w:r w:rsidR="004E7F3A">
        <w:t>,</w:t>
      </w:r>
      <w:r>
        <w:t xml:space="preserve"> but I think like something that would kind of prevent that sort of glucose damaging process. </w:t>
      </w:r>
    </w:p>
    <w:p w14:paraId="0641777A" w14:textId="77777777" w:rsidR="00236E5A" w:rsidRDefault="007B04E8">
      <w:r>
        <w:rPr>
          <w:b/>
        </w:rPr>
        <w:t>[0</w:t>
      </w:r>
      <w:r w:rsidR="004E7F3A">
        <w:rPr>
          <w:b/>
        </w:rPr>
        <w:t>0</w:t>
      </w:r>
      <w:r>
        <w:rPr>
          <w:b/>
        </w:rPr>
        <w:t>:25:00]</w:t>
      </w:r>
    </w:p>
    <w:p w14:paraId="18913766" w14:textId="77777777" w:rsidR="00236E5A" w:rsidRDefault="007B04E8">
      <w:r>
        <w:rPr>
          <w:b/>
        </w:rPr>
        <w:br/>
        <w:t xml:space="preserve">M: Okay, very good. I wanted to ask you about something I believe you alluded to a little while ago. What we're calling rapid progressors in the realm of diabetic nephropathy and how would you define a rapid progress? </w:t>
      </w:r>
    </w:p>
    <w:p w14:paraId="160700C0" w14:textId="77777777" w:rsidR="00236E5A" w:rsidRDefault="007B04E8">
      <w:r>
        <w:br/>
        <w:t>R: So</w:t>
      </w:r>
      <w:r w:rsidR="004E7F3A">
        <w:t>,</w:t>
      </w:r>
      <w:r>
        <w:t xml:space="preserve"> I mean yeah, it's just a very arbitrary sort of thing. I think</w:t>
      </w:r>
      <w:r w:rsidR="004E7F3A">
        <w:t>,</w:t>
      </w:r>
      <w:r>
        <w:t xml:space="preserve"> I don't even know if we have any guidelines to like sort of characterize rapid progressors, but I think like in my mind. It's like if you double the proteinuria in a span of six months. </w:t>
      </w:r>
      <w:r w:rsidR="004E7F3A">
        <w:t>T</w:t>
      </w:r>
      <w:r>
        <w:t>his is kind of just something you pick up over the year</w:t>
      </w:r>
      <w:r w:rsidR="004E7F3A">
        <w:t>s</w:t>
      </w:r>
      <w:r>
        <w:t xml:space="preserve">. </w:t>
      </w:r>
      <w:r w:rsidR="004E7F3A">
        <w:t>I</w:t>
      </w:r>
      <w:r>
        <w:t>f you see that</w:t>
      </w:r>
      <w:r w:rsidR="004E7F3A">
        <w:t>,</w:t>
      </w:r>
      <w:r>
        <w:t xml:space="preserve"> you feel like there are rapid progressors or if the creatinine goes up by 1.5 times previous in six months</w:t>
      </w:r>
      <w:r w:rsidR="004E7F3A">
        <w:t>,</w:t>
      </w:r>
      <w:r>
        <w:t xml:space="preserve"> I would say</w:t>
      </w:r>
      <w:r w:rsidR="004E7F3A">
        <w:t>,</w:t>
      </w:r>
      <w:r>
        <w:t xml:space="preserve"> I would consider that more a rapid progressor also for no other like real reason. </w:t>
      </w:r>
    </w:p>
    <w:p w14:paraId="25B47E2C" w14:textId="77777777" w:rsidR="00236E5A" w:rsidRDefault="007B04E8">
      <w:r>
        <w:rPr>
          <w:b/>
        </w:rPr>
        <w:br/>
        <w:t xml:space="preserve">M: Yeah, you just see the numbers changing faster than perhaps you would normally expect them to. </w:t>
      </w:r>
    </w:p>
    <w:p w14:paraId="18592F36" w14:textId="04149225" w:rsidR="00236E5A" w:rsidRDefault="007B04E8">
      <w:r>
        <w:br/>
        <w:t xml:space="preserve">R: </w:t>
      </w:r>
      <w:r w:rsidR="004E7F3A">
        <w:t>Y</w:t>
      </w:r>
      <w:r>
        <w:t>eah, right</w:t>
      </w:r>
      <w:ins w:id="49" w:author="maxwel kaimenyi" w:date="2023-11-22T15:55:00Z">
        <w:r w:rsidR="00813947">
          <w:t>, right, right</w:t>
        </w:r>
      </w:ins>
      <w:r>
        <w:t xml:space="preserve">. </w:t>
      </w:r>
    </w:p>
    <w:p w14:paraId="3074DA33" w14:textId="77777777" w:rsidR="00236E5A" w:rsidRDefault="007B04E8">
      <w:r>
        <w:rPr>
          <w:b/>
        </w:rPr>
        <w:br/>
        <w:t xml:space="preserve">M: Is the management approach? </w:t>
      </w:r>
      <w:r w:rsidR="004E7F3A">
        <w:rPr>
          <w:b/>
        </w:rPr>
        <w:t>D</w:t>
      </w:r>
      <w:r>
        <w:rPr>
          <w:b/>
        </w:rPr>
        <w:t xml:space="preserve">oes that differ at all for those folks who are quote-unquote rapid rapid progressors? </w:t>
      </w:r>
    </w:p>
    <w:p w14:paraId="0DE3971E" w14:textId="77777777" w:rsidR="00236E5A" w:rsidRDefault="007B04E8">
      <w:r>
        <w:br/>
        <w:t>R: Yeah, I don't think it really does. I mean like</w:t>
      </w:r>
      <w:r w:rsidR="004E7F3A">
        <w:t>,</w:t>
      </w:r>
      <w:r>
        <w:t xml:space="preserve"> we probably see them a little bit maybe more often</w:t>
      </w:r>
      <w:r w:rsidR="004E7F3A">
        <w:t xml:space="preserve">, </w:t>
      </w:r>
      <w:r>
        <w:t>like say a person who seems to be stable we'll see them and very mild. We'll see them every like say six months or a year. These patients we might</w:t>
      </w:r>
      <w:r w:rsidR="004E7F3A">
        <w:t xml:space="preserve">, </w:t>
      </w:r>
      <w:r>
        <w:t xml:space="preserve">if we see that rapid rise in </w:t>
      </w:r>
      <w:r w:rsidR="004E7F3A">
        <w:t>numbers,</w:t>
      </w:r>
      <w:r>
        <w:t xml:space="preserve"> we might see them again in like three to four months instead of waiting six months. </w:t>
      </w:r>
    </w:p>
    <w:p w14:paraId="6F292367" w14:textId="7C5B762A" w:rsidR="00236E5A" w:rsidRDefault="007B04E8">
      <w:r>
        <w:rPr>
          <w:b/>
        </w:rPr>
        <w:br/>
        <w:t xml:space="preserve">M: Yeah, makes perfect sense. </w:t>
      </w:r>
      <w:r w:rsidR="004E7F3A">
        <w:rPr>
          <w:b/>
        </w:rPr>
        <w:t>Y</w:t>
      </w:r>
      <w:r>
        <w:rPr>
          <w:b/>
        </w:rPr>
        <w:t>eah</w:t>
      </w:r>
      <w:r w:rsidR="004E7F3A">
        <w:rPr>
          <w:b/>
        </w:rPr>
        <w:t>,</w:t>
      </w:r>
      <w:r>
        <w:rPr>
          <w:b/>
        </w:rPr>
        <w:t xml:space="preserve"> absolutely, but in terms of management you have you have what you have and that's what</w:t>
      </w:r>
      <w:r w:rsidR="004E7F3A">
        <w:rPr>
          <w:b/>
        </w:rPr>
        <w:t xml:space="preserve">, </w:t>
      </w:r>
      <w:r>
        <w:rPr>
          <w:b/>
        </w:rPr>
        <w:t>yeah, okay</w:t>
      </w:r>
      <w:r w:rsidR="004E7F3A">
        <w:rPr>
          <w:b/>
        </w:rPr>
        <w:t>.</w:t>
      </w:r>
      <w:r>
        <w:rPr>
          <w:b/>
        </w:rPr>
        <w:t xml:space="preserve"> All right</w:t>
      </w:r>
      <w:ins w:id="50" w:author="maxwel kaimenyi" w:date="2023-11-22T15:56:00Z">
        <w:r w:rsidR="00813947">
          <w:rPr>
            <w:b/>
          </w:rPr>
          <w:t>,</w:t>
        </w:r>
      </w:ins>
      <w:r>
        <w:rPr>
          <w:b/>
        </w:rPr>
        <w:t xml:space="preserve"> I'd like you to kind of put the diabetic nephropathy patients hat on for a second</w:t>
      </w:r>
      <w:r w:rsidR="004E7F3A">
        <w:rPr>
          <w:b/>
        </w:rPr>
        <w:t>, a</w:t>
      </w:r>
      <w:r>
        <w:rPr>
          <w:b/>
        </w:rPr>
        <w:t xml:space="preserve">nd how would you describe the diabetic nephropathy patients burden with respect to their disease and or its treatment? </w:t>
      </w:r>
    </w:p>
    <w:p w14:paraId="18400787" w14:textId="5D6BE0E4" w:rsidR="00236E5A" w:rsidRDefault="007B04E8">
      <w:r>
        <w:br/>
        <w:t xml:space="preserve">R: </w:t>
      </w:r>
      <w:proofErr w:type="gramStart"/>
      <w:r>
        <w:t>So</w:t>
      </w:r>
      <w:proofErr w:type="gramEnd"/>
      <w:ins w:id="51" w:author="maxwel kaimenyi" w:date="2023-11-22T15:56:00Z">
        <w:r w:rsidR="00344F23">
          <w:t xml:space="preserve"> like</w:t>
        </w:r>
      </w:ins>
      <w:r w:rsidR="004E7F3A">
        <w:t xml:space="preserve">, </w:t>
      </w:r>
      <w:r>
        <w:t xml:space="preserve">in as far as like if I were a patient for diabetic nephropathy and I was going to a </w:t>
      </w:r>
      <w:r>
        <w:lastRenderedPageBreak/>
        <w:t>nephrologist</w:t>
      </w:r>
      <w:r w:rsidR="004E7F3A">
        <w:t xml:space="preserve">, </w:t>
      </w:r>
      <w:r>
        <w:t>I don't think I see myself really suffering from that aspect</w:t>
      </w:r>
      <w:r w:rsidR="004E7F3A">
        <w:t>,</w:t>
      </w:r>
      <w:r>
        <w:t xml:space="preserve"> because to them is just numbers</w:t>
      </w:r>
      <w:r w:rsidR="004E7F3A">
        <w:t>,</w:t>
      </w:r>
      <w:r>
        <w:t xml:space="preserve"> right</w:t>
      </w:r>
      <w:r w:rsidR="004E7F3A">
        <w:t>?</w:t>
      </w:r>
      <w:r>
        <w:t xml:space="preserve"> They're not feeling anything from all this stuff. Like if they're creatinine goes from 1.4 to 1.8 and their </w:t>
      </w:r>
      <w:ins w:id="52" w:author="maxwel kaimenyi" w:date="2023-11-22T15:57:00Z">
        <w:r w:rsidR="00344F23">
          <w:t>proteinuria</w:t>
        </w:r>
        <w:r w:rsidR="00344F23" w:rsidDel="00344F23">
          <w:t xml:space="preserve"> </w:t>
        </w:r>
      </w:ins>
      <w:del w:id="53" w:author="maxwel kaimenyi" w:date="2023-11-22T15:57:00Z">
        <w:r w:rsidDel="00344F23">
          <w:delText xml:space="preserve">protein area </w:delText>
        </w:r>
      </w:del>
      <w:r>
        <w:t xml:space="preserve">goes from 500 to </w:t>
      </w:r>
      <w:r w:rsidR="004E7F3A">
        <w:t>800,</w:t>
      </w:r>
      <w:r>
        <w:t xml:space="preserve"> they don't feel any different really.</w:t>
      </w:r>
      <w:r w:rsidR="004E7F3A">
        <w:t xml:space="preserve"> S</w:t>
      </w:r>
      <w:r>
        <w:t>o</w:t>
      </w:r>
      <w:r w:rsidR="004E7F3A">
        <w:t>,</w:t>
      </w:r>
      <w:r>
        <w:t xml:space="preserve"> from the standpoint of burden for the patient that really doesn't appear to be any. </w:t>
      </w:r>
      <w:r w:rsidR="004E7F3A">
        <w:t>F</w:t>
      </w:r>
      <w:r>
        <w:t xml:space="preserve">rom strictly that standpoint. </w:t>
      </w:r>
      <w:r w:rsidR="004E7F3A">
        <w:t>N</w:t>
      </w:r>
      <w:r>
        <w:t xml:space="preserve">ow there could be other issues related to their uncontrolled diabetes like neuropathy and </w:t>
      </w:r>
      <w:r w:rsidR="004E7F3A">
        <w:t>those kinds of retinopathy</w:t>
      </w:r>
      <w:r>
        <w:t xml:space="preserve"> or whatever</w:t>
      </w:r>
      <w:r w:rsidR="004E7F3A">
        <w:t xml:space="preserve">, </w:t>
      </w:r>
      <w:r>
        <w:t xml:space="preserve">all </w:t>
      </w:r>
      <w:r w:rsidR="004E7F3A">
        <w:t>those kinds of things</w:t>
      </w:r>
      <w:r>
        <w:t xml:space="preserve"> are there</w:t>
      </w:r>
      <w:r w:rsidR="004E7F3A">
        <w:t>,</w:t>
      </w:r>
      <w:r>
        <w:t xml:space="preserve"> which they would obviously feel</w:t>
      </w:r>
      <w:r w:rsidR="004E7F3A">
        <w:t xml:space="preserve">, </w:t>
      </w:r>
      <w:r>
        <w:t xml:space="preserve">but as far as the kidney stuff </w:t>
      </w:r>
      <w:r w:rsidR="004E7F3A">
        <w:t>goes,</w:t>
      </w:r>
      <w:r>
        <w:t xml:space="preserve"> I don't think there really is any like burden on them.</w:t>
      </w:r>
    </w:p>
    <w:p w14:paraId="6B6D891A" w14:textId="77777777" w:rsidR="00236E5A" w:rsidRDefault="007B04E8">
      <w:r>
        <w:rPr>
          <w:b/>
        </w:rPr>
        <w:br/>
        <w:t xml:space="preserve">M: Okay, how about for you as a physician challenges or barriers that you have in treating diabetic nephropathy? What sort of challenges or burdens do you have with respect to this condition? </w:t>
      </w:r>
    </w:p>
    <w:p w14:paraId="64319A16" w14:textId="64E3F91D" w:rsidR="00236E5A" w:rsidRDefault="007B04E8">
      <w:r>
        <w:br/>
        <w:t>R: So</w:t>
      </w:r>
      <w:r w:rsidR="00357E42">
        <w:t>,</w:t>
      </w:r>
      <w:r>
        <w:t xml:space="preserve"> I think our first line treatments of ACEs, ARBs they work out just fine</w:t>
      </w:r>
      <w:r w:rsidR="00357E42">
        <w:t xml:space="preserve">, </w:t>
      </w:r>
      <w:r>
        <w:t>as far as like getting those medications paid for</w:t>
      </w:r>
      <w:r w:rsidR="00357E42">
        <w:t xml:space="preserve">, </w:t>
      </w:r>
      <w:r>
        <w:t>most people will agree and they're okay</w:t>
      </w:r>
      <w:r w:rsidR="00357E42">
        <w:t>,</w:t>
      </w:r>
      <w:r>
        <w:t xml:space="preserve"> taking those</w:t>
      </w:r>
      <w:r w:rsidR="00357E42">
        <w:t>,</w:t>
      </w:r>
      <w:r>
        <w:t xml:space="preserve"> because of the </w:t>
      </w:r>
      <w:proofErr w:type="gramStart"/>
      <w:r>
        <w:t>low cost</w:t>
      </w:r>
      <w:proofErr w:type="gramEnd"/>
      <w:r>
        <w:t xml:space="preserve"> sort of structure there, but when it comes to SGLT</w:t>
      </w:r>
      <w:r w:rsidR="00357E42">
        <w:t>-</w:t>
      </w:r>
      <w:r>
        <w:t xml:space="preserve">2 inhibitors and the </w:t>
      </w:r>
      <w:r w:rsidR="00357E42">
        <w:t>Kerendia,</w:t>
      </w:r>
      <w:r>
        <w:t xml:space="preserve"> we get a lot of push</w:t>
      </w:r>
      <w:ins w:id="54" w:author="maxwel kaimenyi" w:date="2023-11-22T15:58:00Z">
        <w:r w:rsidR="00344F23">
          <w:t>-</w:t>
        </w:r>
      </w:ins>
      <w:r>
        <w:t xml:space="preserve">back from </w:t>
      </w:r>
      <w:proofErr w:type="spellStart"/>
      <w:r>
        <w:t>from</w:t>
      </w:r>
      <w:proofErr w:type="spellEnd"/>
      <w:r>
        <w:t xml:space="preserve"> patients, insurers and asking for all kinds of</w:t>
      </w:r>
      <w:r w:rsidR="00357E42">
        <w:t xml:space="preserve"> </w:t>
      </w:r>
      <w:r>
        <w:t xml:space="preserve">pre-ops and things like that. </w:t>
      </w:r>
      <w:r w:rsidR="00357E42">
        <w:t>S</w:t>
      </w:r>
      <w:r>
        <w:t>o</w:t>
      </w:r>
      <w:r w:rsidR="00357E42">
        <w:t>,</w:t>
      </w:r>
      <w:r>
        <w:t xml:space="preserve"> those are the major barriers I think is in terms. </w:t>
      </w:r>
      <w:ins w:id="55" w:author="maxwel kaimenyi" w:date="2023-11-22T15:58:00Z">
        <w:r w:rsidR="00344F23">
          <w:t>A</w:t>
        </w:r>
      </w:ins>
      <w:del w:id="56" w:author="maxwel kaimenyi" w:date="2023-11-22T15:58:00Z">
        <w:r w:rsidR="00357E42" w:rsidDel="00344F23">
          <w:delText>S</w:delText>
        </w:r>
      </w:del>
      <w:r>
        <w:t>nd then even once you get it approved the patients will say oh</w:t>
      </w:r>
      <w:r w:rsidR="00357E42">
        <w:t>,</w:t>
      </w:r>
      <w:r>
        <w:t xml:space="preserve"> it's a $50 a month co-pay or $100 a month co-pay. I can't afford it, and then you're done. There's no other outlet</w:t>
      </w:r>
      <w:r w:rsidR="00357E42">
        <w:t xml:space="preserve"> a</w:t>
      </w:r>
      <w:r>
        <w:t xml:space="preserve">fter that, but then we do sometimes send them to these patient assistance groups from the various manufacturers, but that's the last part and unfortunately this creates a lot of administrative burden in our office as well, so you know patients or the staff are like sort of kind of bogged down on all this stuff. </w:t>
      </w:r>
      <w:r w:rsidR="00357E42">
        <w:t>S</w:t>
      </w:r>
      <w:r>
        <w:t>o</w:t>
      </w:r>
      <w:r w:rsidR="00357E42">
        <w:t>,</w:t>
      </w:r>
      <w:r>
        <w:t xml:space="preserve"> it makes it harder. </w:t>
      </w:r>
    </w:p>
    <w:p w14:paraId="5DF130B5" w14:textId="6D21D13A" w:rsidR="00236E5A" w:rsidRDefault="007B04E8">
      <w:r>
        <w:rPr>
          <w:b/>
        </w:rPr>
        <w:br/>
        <w:t xml:space="preserve">M: Yeah, </w:t>
      </w:r>
      <w:ins w:id="57" w:author="maxwel kaimenyi" w:date="2023-11-22T15:59:00Z">
        <w:r w:rsidR="00344F23">
          <w:rPr>
            <w:b/>
          </w:rPr>
          <w:t xml:space="preserve">yeah </w:t>
        </w:r>
      </w:ins>
      <w:r>
        <w:rPr>
          <w:b/>
        </w:rPr>
        <w:t>and I was going to ask you just to confirm when you say patient pushback is that like related to basically the out-of-pocket costs they have or do they have pushback for other reasons for SGLT</w:t>
      </w:r>
      <w:r w:rsidR="00357E42">
        <w:rPr>
          <w:b/>
        </w:rPr>
        <w:t>-</w:t>
      </w:r>
      <w:r>
        <w:rPr>
          <w:b/>
        </w:rPr>
        <w:t xml:space="preserve">2s and or </w:t>
      </w:r>
      <w:r w:rsidR="00357E42">
        <w:rPr>
          <w:b/>
        </w:rPr>
        <w:t>Kerendia</w:t>
      </w:r>
      <w:r>
        <w:rPr>
          <w:b/>
        </w:rPr>
        <w:t xml:space="preserve">? </w:t>
      </w:r>
    </w:p>
    <w:p w14:paraId="08E66D1E" w14:textId="77777777" w:rsidR="00357E42" w:rsidRDefault="00357E42" w:rsidP="00357E42">
      <w:r>
        <w:rPr>
          <w:b/>
        </w:rPr>
        <w:br/>
        <w:t>[00:30:00]</w:t>
      </w:r>
    </w:p>
    <w:p w14:paraId="0AF4D7D1" w14:textId="77777777" w:rsidR="00236E5A" w:rsidRDefault="007B04E8">
      <w:r>
        <w:br/>
        <w:t xml:space="preserve">R: I think the most part it's the cost. </w:t>
      </w:r>
      <w:r w:rsidR="00357E42">
        <w:t>T</w:t>
      </w:r>
      <w:r>
        <w:t xml:space="preserve">hat's what we realize and something patient are interesting. </w:t>
      </w:r>
      <w:r w:rsidR="00357E42">
        <w:t>S</w:t>
      </w:r>
      <w:r>
        <w:t>ometimes they'll come and make kind of random excuses, and then you</w:t>
      </w:r>
      <w:r w:rsidR="00357E42">
        <w:t xml:space="preserve"> are</w:t>
      </w:r>
      <w:r>
        <w:t xml:space="preserve"> kind of hone in a little bit more and then you figure out no</w:t>
      </w:r>
      <w:r w:rsidR="00357E42">
        <w:t>,</w:t>
      </w:r>
      <w:r>
        <w:t xml:space="preserve"> it's really just the cost</w:t>
      </w:r>
      <w:r w:rsidR="00357E42">
        <w:t xml:space="preserve"> </w:t>
      </w:r>
      <w:r>
        <w:t>actually</w:t>
      </w:r>
      <w:r w:rsidR="00357E42">
        <w:t>.</w:t>
      </w:r>
      <w:r>
        <w:t xml:space="preserve"> </w:t>
      </w:r>
      <w:r w:rsidR="00357E42">
        <w:t>T</w:t>
      </w:r>
      <w:r>
        <w:t xml:space="preserve">hat's </w:t>
      </w:r>
      <w:r w:rsidR="00357E42">
        <w:t xml:space="preserve">the </w:t>
      </w:r>
      <w:r>
        <w:t xml:space="preserve">end of it. </w:t>
      </w:r>
      <w:r w:rsidR="00357E42">
        <w:t>T</w:t>
      </w:r>
      <w:r>
        <w:t>hey finally admit it a little bit later on</w:t>
      </w:r>
      <w:r w:rsidR="00357E42">
        <w:t>,</w:t>
      </w:r>
      <w:r>
        <w:t xml:space="preserve"> but it most of the time it is the cost issue</w:t>
      </w:r>
      <w:r w:rsidR="00357E42">
        <w:t xml:space="preserve"> actually</w:t>
      </w:r>
      <w:r>
        <w:t xml:space="preserve">. </w:t>
      </w:r>
    </w:p>
    <w:p w14:paraId="6E081E14" w14:textId="475BD143" w:rsidR="00236E5A" w:rsidRDefault="007B04E8">
      <w:r>
        <w:rPr>
          <w:b/>
        </w:rPr>
        <w:br/>
        <w:t xml:space="preserve">M: </w:t>
      </w:r>
      <w:ins w:id="58" w:author="maxwel kaimenyi" w:date="2023-11-22T15:59:00Z">
        <w:r w:rsidR="00344F23">
          <w:rPr>
            <w:b/>
          </w:rPr>
          <w:t>Do you have</w:t>
        </w:r>
      </w:ins>
      <w:ins w:id="59" w:author="maxwel kaimenyi" w:date="2023-11-22T16:00:00Z">
        <w:r w:rsidR="00344F23">
          <w:rPr>
            <w:b/>
          </w:rPr>
          <w:t xml:space="preserve"> any… </w:t>
        </w:r>
      </w:ins>
      <w:r>
        <w:rPr>
          <w:b/>
        </w:rPr>
        <w:t xml:space="preserve">Let me rephrase. How commonly if ever do you have issues with </w:t>
      </w:r>
      <w:r>
        <w:rPr>
          <w:b/>
        </w:rPr>
        <w:lastRenderedPageBreak/>
        <w:t>patient compliance with their diabetic nephropathy medications beyond</w:t>
      </w:r>
      <w:r w:rsidR="00357E42">
        <w:rPr>
          <w:b/>
        </w:rPr>
        <w:t>,</w:t>
      </w:r>
      <w:r>
        <w:rPr>
          <w:b/>
        </w:rPr>
        <w:t xml:space="preserve"> separate from this cause concern? </w:t>
      </w:r>
    </w:p>
    <w:p w14:paraId="4876C519" w14:textId="77777777" w:rsidR="00236E5A" w:rsidRDefault="007B04E8">
      <w:r>
        <w:br/>
        <w:t xml:space="preserve">R: The majority of these medications are like once-a-day medications. </w:t>
      </w:r>
      <w:r w:rsidR="00357E42">
        <w:t>So,</w:t>
      </w:r>
      <w:r>
        <w:t xml:space="preserve"> I don't encounter too much in terms of compliance issue with these medications at least. I haven't seen too much now occasionally, but we'll know right away, and we'll actually just stop it. It's like if a patient starts completing like yeast infections and like recurrent yeast infections and things like that then we know obviously</w:t>
      </w:r>
      <w:r w:rsidR="00357E42">
        <w:t>,</w:t>
      </w:r>
      <w:r>
        <w:t xml:space="preserve"> that's an obvious. </w:t>
      </w:r>
      <w:r w:rsidR="00357E42">
        <w:t>T</w:t>
      </w:r>
      <w:r>
        <w:t>hat's a side effect of the SGLT</w:t>
      </w:r>
      <w:r w:rsidR="00357E42">
        <w:t>-</w:t>
      </w:r>
      <w:r>
        <w:t>2 inhibitors and someone gets that and it happens more than once. Then I usually just stop the medicine. I don't think this medicine is for you, and we just ended and that that's the end of that</w:t>
      </w:r>
      <w:r w:rsidR="00357E42">
        <w:t xml:space="preserve">, </w:t>
      </w:r>
      <w:r>
        <w:t>but and that's I wouldn't even consider that really a compliance problem. It's just</w:t>
      </w:r>
      <w:r w:rsidR="00357E42">
        <w:t>,</w:t>
      </w:r>
      <w:r>
        <w:t xml:space="preserve"> it's one of those things that happens, and so they can't take it</w:t>
      </w:r>
      <w:r w:rsidR="00357E42">
        <w:t xml:space="preserve"> really</w:t>
      </w:r>
      <w:r>
        <w:t>.</w:t>
      </w:r>
      <w:r w:rsidR="00357E42">
        <w:t xml:space="preserve"> </w:t>
      </w:r>
      <w:r>
        <w:t xml:space="preserve"> </w:t>
      </w:r>
    </w:p>
    <w:p w14:paraId="0F743636" w14:textId="54643FFF" w:rsidR="00236E5A" w:rsidRDefault="007B04E8">
      <w:r>
        <w:rPr>
          <w:b/>
        </w:rPr>
        <w:br/>
        <w:t xml:space="preserve">M: </w:t>
      </w:r>
      <w:ins w:id="60" w:author="maxwel kaimenyi" w:date="2023-11-22T16:01:00Z">
        <w:r w:rsidR="00344F23">
          <w:rPr>
            <w:b/>
          </w:rPr>
          <w:t xml:space="preserve">What sort of… </w:t>
        </w:r>
      </w:ins>
      <w:r>
        <w:rPr>
          <w:b/>
        </w:rPr>
        <w:t>Yeah, makes sense. What sort of conversations, so if someone's now on a one of the antihypertensives plus an SGLT</w:t>
      </w:r>
      <w:r w:rsidR="00357E42">
        <w:rPr>
          <w:b/>
        </w:rPr>
        <w:t>-</w:t>
      </w:r>
      <w:r>
        <w:rPr>
          <w:b/>
        </w:rPr>
        <w:t xml:space="preserve">2 plus </w:t>
      </w:r>
      <w:r w:rsidR="00357E42">
        <w:rPr>
          <w:b/>
        </w:rPr>
        <w:t>Kerendia</w:t>
      </w:r>
      <w:r>
        <w:rPr>
          <w:b/>
        </w:rPr>
        <w:t xml:space="preserve"> what kind of conversation would you have with the patient if none of that seems to be enough at this point? </w:t>
      </w:r>
      <w:r w:rsidR="00357E42">
        <w:rPr>
          <w:b/>
        </w:rPr>
        <w:t>H</w:t>
      </w:r>
      <w:r>
        <w:rPr>
          <w:b/>
        </w:rPr>
        <w:t xml:space="preserve">ow do you prepare them? What do you tell them? </w:t>
      </w:r>
    </w:p>
    <w:p w14:paraId="78507F32" w14:textId="5BF2C6DF" w:rsidR="00236E5A" w:rsidRDefault="007B04E8">
      <w:r>
        <w:br/>
        <w:t>R: If</w:t>
      </w:r>
      <w:r w:rsidR="00357E42">
        <w:t>,</w:t>
      </w:r>
      <w:r>
        <w:t xml:space="preserve"> sorry</w:t>
      </w:r>
      <w:r w:rsidR="00357E42">
        <w:t xml:space="preserve">, </w:t>
      </w:r>
      <w:r>
        <w:t>if they took an ACE inhibitor, they took SGLT</w:t>
      </w:r>
      <w:r w:rsidR="00357E42">
        <w:t>-</w:t>
      </w:r>
      <w:r>
        <w:t>2 inhibitor and still not enough</w:t>
      </w:r>
      <w:ins w:id="61" w:author="maxwel kaimenyi" w:date="2023-11-22T16:01:00Z">
        <w:r w:rsidR="00344F23">
          <w:t>?</w:t>
        </w:r>
      </w:ins>
      <w:del w:id="62" w:author="maxwel kaimenyi" w:date="2023-11-22T16:01:00Z">
        <w:r w:rsidDel="00344F23">
          <w:delText xml:space="preserve">. </w:delText>
        </w:r>
      </w:del>
    </w:p>
    <w:p w14:paraId="432C893D" w14:textId="77777777" w:rsidR="00236E5A" w:rsidRDefault="007B04E8">
      <w:r>
        <w:rPr>
          <w:b/>
        </w:rPr>
        <w:br/>
        <w:t xml:space="preserve">M: Yeah, and they're on now maybe </w:t>
      </w:r>
      <w:r w:rsidR="00357E42">
        <w:rPr>
          <w:b/>
        </w:rPr>
        <w:t>Kerendia</w:t>
      </w:r>
      <w:r>
        <w:rPr>
          <w:b/>
        </w:rPr>
        <w:t xml:space="preserve"> as well. Basically, how do you prepare them or what do you tell them about the risks for dialysis </w:t>
      </w:r>
      <w:r w:rsidR="00357E42">
        <w:rPr>
          <w:b/>
        </w:rPr>
        <w:t>/</w:t>
      </w:r>
      <w:r>
        <w:rPr>
          <w:b/>
        </w:rPr>
        <w:t xml:space="preserve"> kidney transplant? </w:t>
      </w:r>
    </w:p>
    <w:p w14:paraId="1E99CE8A" w14:textId="77777777" w:rsidR="00236E5A" w:rsidRDefault="007B04E8">
      <w:r>
        <w:br/>
        <w:t>R: So</w:t>
      </w:r>
      <w:r w:rsidR="00357E42">
        <w:t xml:space="preserve">, </w:t>
      </w:r>
      <w:r>
        <w:t>if I don't like to get in too much about prognostication just because I don't really have a handle on that</w:t>
      </w:r>
      <w:r w:rsidR="00357E42">
        <w:t xml:space="preserve">, </w:t>
      </w:r>
      <w:r>
        <w:t xml:space="preserve">I don't have a handle on when they're </w:t>
      </w:r>
      <w:r w:rsidR="00357E42">
        <w:t>going to</w:t>
      </w:r>
      <w:r>
        <w:t xml:space="preserve"> go on dialysis</w:t>
      </w:r>
      <w:r w:rsidR="00357E42">
        <w:t>.</w:t>
      </w:r>
      <w:r>
        <w:t xml:space="preserve"> </w:t>
      </w:r>
      <w:r w:rsidR="00357E42">
        <w:t>It is</w:t>
      </w:r>
      <w:r>
        <w:t xml:space="preserve"> fairly surprising</w:t>
      </w:r>
      <w:r w:rsidR="00357E42">
        <w:t>,</w:t>
      </w:r>
      <w:r>
        <w:t xml:space="preserve"> that like it's really tough to predict these things. So yeah, I do tell them that</w:t>
      </w:r>
      <w:r w:rsidR="00357E42">
        <w:t xml:space="preserve">, </w:t>
      </w:r>
      <w:r>
        <w:t>basically I just tell them we've done pretty much everything we can to help you in terms of your diabetic nephropathy and here's where we are at now. We will continue to monitor</w:t>
      </w:r>
      <w:r w:rsidR="00357E42">
        <w:t>,</w:t>
      </w:r>
      <w:r>
        <w:t xml:space="preserve"> to see how quickly or slowly </w:t>
      </w:r>
      <w:r w:rsidR="00357E42">
        <w:t>these progresses, that’s</w:t>
      </w:r>
      <w:r>
        <w:t xml:space="preserve"> about it. I don't really prognosticate. </w:t>
      </w:r>
    </w:p>
    <w:p w14:paraId="0D9554C2" w14:textId="77777777" w:rsidR="00236E5A" w:rsidRDefault="007B04E8">
      <w:r>
        <w:rPr>
          <w:b/>
        </w:rPr>
        <w:br/>
        <w:t>M: Yeah, makes sense and this is again</w:t>
      </w:r>
      <w:r w:rsidR="00357E42">
        <w:rPr>
          <w:b/>
        </w:rPr>
        <w:t>,</w:t>
      </w:r>
      <w:r>
        <w:rPr>
          <w:b/>
        </w:rPr>
        <w:t xml:space="preserve"> betraying my lack of being a physician here</w:t>
      </w:r>
      <w:r w:rsidR="00357E42">
        <w:rPr>
          <w:b/>
        </w:rPr>
        <w:t xml:space="preserve">, </w:t>
      </w:r>
      <w:r>
        <w:rPr>
          <w:b/>
        </w:rPr>
        <w:t>but do some of these people manage to kind of stabilize or progress so slowly that they never get to those stages</w:t>
      </w:r>
      <w:r w:rsidR="00357E42">
        <w:rPr>
          <w:b/>
        </w:rPr>
        <w:t>,</w:t>
      </w:r>
      <w:r>
        <w:rPr>
          <w:b/>
        </w:rPr>
        <w:t xml:space="preserve"> those later stages? </w:t>
      </w:r>
    </w:p>
    <w:p w14:paraId="34E15B09" w14:textId="77777777" w:rsidR="00236E5A" w:rsidRDefault="007B04E8">
      <w:r>
        <w:br/>
        <w:t>R: Yeah, there are many people that that stabilize</w:t>
      </w:r>
      <w:r w:rsidR="00357E42">
        <w:t xml:space="preserve"> </w:t>
      </w:r>
      <w:r>
        <w:t xml:space="preserve">sometimes with or without medications, we've seen people stabilize even without medications, but I think these medications do work and they do end up stabilizing bulk of these these patients in terms of </w:t>
      </w:r>
      <w:r w:rsidR="00357E42" w:rsidRPr="00357E42">
        <w:t>progression.</w:t>
      </w:r>
    </w:p>
    <w:p w14:paraId="446E49D4" w14:textId="77777777" w:rsidR="00236E5A" w:rsidRDefault="007B04E8">
      <w:r>
        <w:rPr>
          <w:b/>
        </w:rPr>
        <w:lastRenderedPageBreak/>
        <w:br/>
        <w:t>M: That's wonderful here</w:t>
      </w:r>
      <w:r w:rsidR="00357E42">
        <w:rPr>
          <w:b/>
        </w:rPr>
        <w:t>,</w:t>
      </w:r>
      <w:r>
        <w:rPr>
          <w:b/>
        </w:rPr>
        <w:t xml:space="preserve"> because I got to tell you I've done a bunch of these interviews and I really thought everybody just kept marching to that. Okay. Well, that's</w:t>
      </w:r>
      <w:r w:rsidR="00357E42">
        <w:rPr>
          <w:b/>
        </w:rPr>
        <w:t xml:space="preserve"> </w:t>
      </w:r>
      <w:r>
        <w:rPr>
          <w:b/>
        </w:rPr>
        <w:t>encouraging. Thank you so much for that doctor. Really appreciate that</w:t>
      </w:r>
      <w:r w:rsidR="00357E42">
        <w:rPr>
          <w:b/>
        </w:rPr>
        <w:t>.</w:t>
      </w:r>
      <w:r>
        <w:rPr>
          <w:b/>
        </w:rPr>
        <w:t xml:space="preserve"> </w:t>
      </w:r>
      <w:r w:rsidR="00357E42">
        <w:rPr>
          <w:b/>
        </w:rPr>
        <w:t>A</w:t>
      </w:r>
      <w:r>
        <w:rPr>
          <w:b/>
        </w:rPr>
        <w:t xml:space="preserve">nd I'm going to now show you a high-level description of a hypothetical new therapy product X that would be for diabetic nephropathy and let me go ahead and bring that up for you. This is a hypothetical. I'll make that bigger for the time being. Go ahead and have a look at that, please. Let me know when you finish the review. </w:t>
      </w:r>
    </w:p>
    <w:p w14:paraId="56131086" w14:textId="4819C579" w:rsidR="00357E42" w:rsidRDefault="007B04E8" w:rsidP="00357E42">
      <w:r>
        <w:rPr>
          <w:b/>
        </w:rPr>
        <w:br/>
        <w:t>[00:35:00]</w:t>
      </w:r>
      <w:r>
        <w:rPr>
          <w:b/>
        </w:rPr>
        <w:br/>
      </w:r>
      <w:r>
        <w:rPr>
          <w:b/>
        </w:rPr>
        <w:br/>
      </w:r>
      <w:r>
        <w:br/>
        <w:t xml:space="preserve">R: All right. </w:t>
      </w:r>
      <w:ins w:id="63" w:author="maxwel kaimenyi" w:date="2023-11-22T16:04:00Z">
        <w:r w:rsidR="00344F23">
          <w:t>Alright.</w:t>
        </w:r>
      </w:ins>
    </w:p>
    <w:p w14:paraId="346DBB99" w14:textId="7CAC0B7A" w:rsidR="00236E5A" w:rsidRDefault="007B04E8">
      <w:r>
        <w:rPr>
          <w:b/>
        </w:rPr>
        <w:br/>
        <w:t>M:</w:t>
      </w:r>
      <w:ins w:id="64" w:author="maxwel kaimenyi" w:date="2023-11-22T16:05:00Z">
        <w:r w:rsidR="00344F23">
          <w:rPr>
            <w:b/>
          </w:rPr>
          <w:t xml:space="preserve"> </w:t>
        </w:r>
      </w:ins>
      <w:ins w:id="65" w:author="maxwel kaimenyi" w:date="2023-11-22T16:04:00Z">
        <w:r w:rsidR="00344F23">
          <w:rPr>
            <w:b/>
          </w:rPr>
          <w:t xml:space="preserve">Okay that was </w:t>
        </w:r>
      </w:ins>
      <w:ins w:id="66" w:author="maxwel kaimenyi" w:date="2023-11-22T16:05:00Z">
        <w:r w:rsidR="00344F23">
          <w:rPr>
            <w:b/>
          </w:rPr>
          <w:t xml:space="preserve">more </w:t>
        </w:r>
      </w:ins>
      <w:ins w:id="67" w:author="maxwel kaimenyi" w:date="2023-11-22T16:04:00Z">
        <w:r w:rsidR="00344F23">
          <w:rPr>
            <w:b/>
          </w:rPr>
          <w:t>for my</w:t>
        </w:r>
      </w:ins>
      <w:ins w:id="68" w:author="maxwel kaimenyi" w:date="2023-11-22T16:05:00Z">
        <w:r w:rsidR="00344F23">
          <w:rPr>
            <w:b/>
          </w:rPr>
          <w:t xml:space="preserve"> own purposes.</w:t>
        </w:r>
      </w:ins>
      <w:r>
        <w:rPr>
          <w:b/>
        </w:rPr>
        <w:t xml:space="preserve"> What is your initial reaction to product X? </w:t>
      </w:r>
    </w:p>
    <w:p w14:paraId="70C2AB08" w14:textId="77777777" w:rsidR="007B04E8" w:rsidRDefault="007B04E8">
      <w:r>
        <w:br/>
        <w:t xml:space="preserve">R: So, the initial reaction is positive up until I got to the point, where it's a sub-Q injection every four weeks. </w:t>
      </w:r>
    </w:p>
    <w:p w14:paraId="77283290" w14:textId="77777777" w:rsidR="007B04E8" w:rsidRDefault="007B04E8"/>
    <w:p w14:paraId="5C28A470" w14:textId="77777777" w:rsidR="007B04E8" w:rsidRPr="007B04E8" w:rsidRDefault="007B04E8">
      <w:pPr>
        <w:rPr>
          <w:b/>
        </w:rPr>
      </w:pPr>
      <w:r w:rsidRPr="007B04E8">
        <w:rPr>
          <w:b/>
        </w:rPr>
        <w:t>M: Okay.</w:t>
      </w:r>
    </w:p>
    <w:p w14:paraId="1E394CB5" w14:textId="77777777" w:rsidR="007B04E8" w:rsidRDefault="007B04E8"/>
    <w:p w14:paraId="17408470" w14:textId="77777777" w:rsidR="00236E5A" w:rsidRDefault="007B04E8">
      <w:r>
        <w:t xml:space="preserve">R: Yeah, I think it has a lot of a lot of potential. I'm just not sure patients in this group don't seem to be ready, unless they have an active disease, where they're suffering. Most of them aren't going to want to inject themselves, it seems. Now if they're on insulin, maybe they could, but a lot of these patients aren't on insulin yet. I see they're on oral diabetic medications, so I think it depends. I think it would depend on the physician and how emphatic the physician was in terms of pushing them. </w:t>
      </w:r>
    </w:p>
    <w:p w14:paraId="21257782" w14:textId="77777777" w:rsidR="00236E5A" w:rsidRDefault="007B04E8">
      <w:r>
        <w:rPr>
          <w:b/>
        </w:rPr>
        <w:br/>
        <w:t xml:space="preserve">M: Thinking of your DKD patient population then, roughly what percentage are on insulin at this point as opposed to just oral anti-diabetic medications? </w:t>
      </w:r>
    </w:p>
    <w:p w14:paraId="35668042" w14:textId="77777777" w:rsidR="00236E5A" w:rsidRDefault="007B04E8">
      <w:r>
        <w:br/>
        <w:t xml:space="preserve">R: So, for in my patient population, I would say it's about like 20%. </w:t>
      </w:r>
    </w:p>
    <w:p w14:paraId="38532923" w14:textId="29AD89E7" w:rsidR="00236E5A" w:rsidRDefault="007B04E8">
      <w:r>
        <w:rPr>
          <w:b/>
        </w:rPr>
        <w:br/>
        <w:t xml:space="preserve">M: </w:t>
      </w:r>
      <w:ins w:id="69" w:author="maxwel kaimenyi" w:date="2023-11-22T16:06:00Z">
        <w:r w:rsidR="00344F23">
          <w:rPr>
            <w:b/>
          </w:rPr>
          <w:t xml:space="preserve">Okay. </w:t>
        </w:r>
      </w:ins>
      <w:r>
        <w:rPr>
          <w:b/>
        </w:rPr>
        <w:t xml:space="preserve">What stage are most of your diabetic nephropathy patients? </w:t>
      </w:r>
    </w:p>
    <w:p w14:paraId="695DF04A" w14:textId="77777777" w:rsidR="00236E5A" w:rsidRDefault="007B04E8">
      <w:r>
        <w:lastRenderedPageBreak/>
        <w:br/>
        <w:t xml:space="preserve">R: I would say stage 3b. </w:t>
      </w:r>
    </w:p>
    <w:p w14:paraId="53D83926" w14:textId="547C7FB0" w:rsidR="00236E5A" w:rsidRDefault="007B04E8">
      <w:r>
        <w:rPr>
          <w:b/>
        </w:rPr>
        <w:br/>
        <w:t>M: Okay</w:t>
      </w:r>
      <w:ins w:id="70" w:author="maxwel kaimenyi" w:date="2023-11-22T16:06:00Z">
        <w:r w:rsidR="00344F23">
          <w:rPr>
            <w:b/>
          </w:rPr>
          <w:t xml:space="preserve"> alright</w:t>
        </w:r>
      </w:ins>
      <w:r>
        <w:rPr>
          <w:b/>
        </w:rPr>
        <w:t>.</w:t>
      </w:r>
      <w:ins w:id="71" w:author="maxwel kaimenyi" w:date="2023-11-22T16:06:00Z">
        <w:r w:rsidR="00344F23">
          <w:rPr>
            <w:b/>
          </w:rPr>
          <w:t xml:space="preserve"> Okay</w:t>
        </w:r>
        <w:r w:rsidR="0073522A">
          <w:rPr>
            <w:b/>
          </w:rPr>
          <w:t>, okay</w:t>
        </w:r>
      </w:ins>
      <w:r>
        <w:rPr>
          <w:b/>
        </w:rPr>
        <w:t xml:space="preserve"> What if anything, you mentioned some of the things you're positive on, what did you like about product X? </w:t>
      </w:r>
    </w:p>
    <w:p w14:paraId="291540B8" w14:textId="77777777" w:rsidR="00236E5A" w:rsidRDefault="007B04E8">
      <w:r>
        <w:br/>
        <w:t xml:space="preserve">R: So, I like the novel sort of mechanism of action. I don't think we've seen like an anti-fibrotic effect before. Although there is some evidence that the SGLT-2s do produce anti-fibrotic effect as well, I believe and actually also the Finerenone and also, I believe they were saying that there is some anti-fibrotic effect of that as well. But I've never I haven't seen anything that's, wholly anti fibrotic like this. So, I like the lack of a whole lot of toxicity. It seems pretty pretty mild in terms of the toxicity. I like that, you can add this on to everything else basically. RAS, SGLT-2s, even GLP-1s. So yeah, I like that aspect as well. Now the efficacy, I mean, I don't know I think it's like a relative risk reduction of 20%, but I'm not sure how great that is to be honest with you. So, that would be something that we would probably look at carefully. I think, if you saw a 50% relative risk reduction, it would be a better selling point. But like the 20% probably doesn't cut it. </w:t>
      </w:r>
    </w:p>
    <w:p w14:paraId="258C39D0" w14:textId="77777777" w:rsidR="0073522A" w:rsidRDefault="007B04E8">
      <w:pPr>
        <w:rPr>
          <w:ins w:id="72" w:author="maxwel kaimenyi" w:date="2023-11-22T16:08:00Z"/>
          <w:b/>
        </w:rPr>
      </w:pPr>
      <w:r>
        <w:rPr>
          <w:b/>
        </w:rPr>
        <w:br/>
        <w:t xml:space="preserve">M: Okay, it's a little too low. </w:t>
      </w:r>
    </w:p>
    <w:p w14:paraId="145BE6F8" w14:textId="36D477FC" w:rsidR="0073522A" w:rsidRPr="0073522A" w:rsidRDefault="0073522A">
      <w:pPr>
        <w:rPr>
          <w:ins w:id="73" w:author="maxwel kaimenyi" w:date="2023-11-22T16:08:00Z"/>
          <w:bCs/>
          <w:rPrChange w:id="74" w:author="maxwel kaimenyi" w:date="2023-11-22T16:08:00Z">
            <w:rPr>
              <w:ins w:id="75" w:author="maxwel kaimenyi" w:date="2023-11-22T16:08:00Z"/>
              <w:b/>
            </w:rPr>
          </w:rPrChange>
        </w:rPr>
      </w:pPr>
      <w:ins w:id="76" w:author="maxwel kaimenyi" w:date="2023-11-22T16:08:00Z">
        <w:r w:rsidRPr="0073522A">
          <w:rPr>
            <w:bCs/>
            <w:rPrChange w:id="77" w:author="maxwel kaimenyi" w:date="2023-11-22T16:08:00Z">
              <w:rPr>
                <w:b/>
              </w:rPr>
            </w:rPrChange>
          </w:rPr>
          <w:t>R: Yeah</w:t>
        </w:r>
        <w:r>
          <w:rPr>
            <w:bCs/>
          </w:rPr>
          <w:t>.</w:t>
        </w:r>
      </w:ins>
    </w:p>
    <w:p w14:paraId="2F60AB7C" w14:textId="5335EF96" w:rsidR="00236E5A" w:rsidRDefault="0073522A">
      <w:ins w:id="78" w:author="maxwel kaimenyi" w:date="2023-11-22T16:08:00Z">
        <w:r>
          <w:rPr>
            <w:b/>
          </w:rPr>
          <w:t xml:space="preserve">M: </w:t>
        </w:r>
      </w:ins>
      <w:r w:rsidR="007B04E8">
        <w:rPr>
          <w:b/>
        </w:rPr>
        <w:t xml:space="preserve">What would be, I don't know how to phrase this, what would be the minimum risk relative risk reduction that you would consider to be meaningful or impactful, if the 20% isn't the number, what number is? </w:t>
      </w:r>
    </w:p>
    <w:p w14:paraId="2A9F8951" w14:textId="77777777" w:rsidR="00236E5A" w:rsidRDefault="007B04E8">
      <w:r>
        <w:br/>
        <w:t xml:space="preserve">R: I would say close like </w:t>
      </w:r>
      <w:r w:rsidR="00605A93">
        <w:t>3</w:t>
      </w:r>
      <w:r>
        <w:t xml:space="preserve">0%. </w:t>
      </w:r>
    </w:p>
    <w:p w14:paraId="4563B707" w14:textId="77777777" w:rsidR="00236E5A" w:rsidRDefault="007B04E8">
      <w:r>
        <w:rPr>
          <w:b/>
        </w:rPr>
        <w:br/>
        <w:t xml:space="preserve">M: Okay, close to </w:t>
      </w:r>
      <w:r w:rsidR="00605A93">
        <w:rPr>
          <w:b/>
        </w:rPr>
        <w:t>3</w:t>
      </w:r>
      <w:r>
        <w:rPr>
          <w:b/>
        </w:rPr>
        <w:t xml:space="preserve">0%. You mentioned of course the administration as a drawback. What other disadvantages, drawbacks besides that and relative risk reduction do you see here for product X? </w:t>
      </w:r>
    </w:p>
    <w:p w14:paraId="1D714FC7" w14:textId="77777777" w:rsidR="00236E5A" w:rsidRDefault="007B04E8">
      <w:r>
        <w:br/>
        <w:t xml:space="preserve">R: I mean we haven't really talked about the cost or anything, but the cost is going to be actually like probably a big factor as well in the grand scheme here, because you've already started giving them multiple other expensive medications and you're adding on another expensive medication and we don't really see that, the bang for for probably how much it's going to cost. </w:t>
      </w:r>
    </w:p>
    <w:p w14:paraId="1F0E3CAB" w14:textId="08D7949D" w:rsidR="00236E5A" w:rsidRDefault="007B04E8">
      <w:r>
        <w:rPr>
          <w:b/>
        </w:rPr>
        <w:br/>
        <w:t>M: Okay, all right. We're going to come back from that a little bit more. I</w:t>
      </w:r>
      <w:ins w:id="79" w:author="maxwel kaimenyi" w:date="2023-11-22T16:09:00Z">
        <w:r w:rsidR="0073522A">
          <w:rPr>
            <w:b/>
          </w:rPr>
          <w:t>’m gonna</w:t>
        </w:r>
      </w:ins>
      <w:del w:id="80" w:author="maxwel kaimenyi" w:date="2023-11-22T16:09:00Z">
        <w:r w:rsidDel="0073522A">
          <w:rPr>
            <w:b/>
          </w:rPr>
          <w:delText xml:space="preserve"> want</w:delText>
        </w:r>
      </w:del>
      <w:r>
        <w:rPr>
          <w:b/>
        </w:rPr>
        <w:t xml:space="preserve"> </w:t>
      </w:r>
      <w:del w:id="81" w:author="maxwel kaimenyi" w:date="2023-11-22T16:09:00Z">
        <w:r w:rsidDel="0073522A">
          <w:rPr>
            <w:b/>
          </w:rPr>
          <w:delText xml:space="preserve">to </w:delText>
        </w:r>
      </w:del>
      <w:r>
        <w:rPr>
          <w:b/>
        </w:rPr>
        <w:t xml:space="preserve">ask </w:t>
      </w:r>
      <w:r>
        <w:rPr>
          <w:b/>
        </w:rPr>
        <w:lastRenderedPageBreak/>
        <w:t xml:space="preserve">you this. What's your opinion on the fact that product X only offers renal protection? So, it would not also treat the patient's diabetes, hypertension, etc. </w:t>
      </w:r>
    </w:p>
    <w:p w14:paraId="003A2884" w14:textId="6975C5B0" w:rsidR="00236E5A" w:rsidRDefault="007B04E8">
      <w:r>
        <w:br/>
        <w:t xml:space="preserve">R: I think that's okay. To be honest with you, when the GFR drops the SGLT-2s aren't really playing a whole lot of </w:t>
      </w:r>
      <w:proofErr w:type="gramStart"/>
      <w:r>
        <w:t>role</w:t>
      </w:r>
      <w:proofErr w:type="gramEnd"/>
      <w:r>
        <w:t xml:space="preserve"> in diabetic medications anyway in terms of helping the A1</w:t>
      </w:r>
      <w:ins w:id="82" w:author="maxwel kaimenyi" w:date="2023-11-22T16:10:00Z">
        <w:r w:rsidR="0073522A">
          <w:t>C</w:t>
        </w:r>
      </w:ins>
      <w:del w:id="83" w:author="maxwel kaimenyi" w:date="2023-11-22T16:10:00Z">
        <w:r w:rsidDel="0073522A">
          <w:delText>c</w:delText>
        </w:r>
      </w:del>
      <w:r>
        <w:t xml:space="preserve"> as the GFR drops, so I don't think that's a big issue. </w:t>
      </w:r>
    </w:p>
    <w:p w14:paraId="523112DD" w14:textId="77777777" w:rsidR="007B04E8" w:rsidRDefault="007B04E8" w:rsidP="007B04E8">
      <w:r>
        <w:rPr>
          <w:b/>
        </w:rPr>
        <w:br/>
        <w:t>[00:40:00]</w:t>
      </w:r>
    </w:p>
    <w:p w14:paraId="3FAD89FE" w14:textId="77777777" w:rsidR="00236E5A" w:rsidRDefault="007B04E8">
      <w:r>
        <w:rPr>
          <w:b/>
        </w:rPr>
        <w:br/>
        <w:t xml:space="preserve">M: And I'm assuming they're already almost certainly on an anti-hypertensive like an ACE or an ARB at this point anyhow. </w:t>
      </w:r>
    </w:p>
    <w:p w14:paraId="7F93B81A" w14:textId="77777777" w:rsidR="00236E5A" w:rsidRDefault="007B04E8">
      <w:r>
        <w:br/>
        <w:t xml:space="preserve">R: Yeah, exactly. Yeah. </w:t>
      </w:r>
    </w:p>
    <w:p w14:paraId="610AADB0" w14:textId="77777777" w:rsidR="00236E5A" w:rsidRDefault="007B04E8">
      <w:r>
        <w:rPr>
          <w:b/>
        </w:rPr>
        <w:br/>
        <w:t xml:space="preserve">M: Yeah, okay. Another question the manufacturer product X has assumed that the future standard of care for diabetic nephropathy will be RAS blockade plus SGLT-2 plus a GLP-1. To what extent if at all do you agree with that assumption as standard of care, RAS blockade, SGLT-2 and GLP-1? </w:t>
      </w:r>
    </w:p>
    <w:p w14:paraId="71B616AC" w14:textId="77777777" w:rsidR="00236E5A" w:rsidRDefault="007B04E8">
      <w:r>
        <w:br/>
        <w:t xml:space="preserve">R: So, I mean, I would agree up to the point of RAS blockade and SGLT-2. The GLP-1, I'm not totally sure about. I know that the studies kind of like got stopped early recently and they're probably gonna have some renal endpoint there I'm sure, but it hasn't happened yet, so I don't think I would consider GLP-1 as a standard of care just yet. </w:t>
      </w:r>
    </w:p>
    <w:p w14:paraId="7190A73D" w14:textId="77777777" w:rsidR="00236E5A" w:rsidRDefault="007B04E8">
      <w:r>
        <w:rPr>
          <w:b/>
        </w:rPr>
        <w:br/>
        <w:t xml:space="preserve">M: What would you consider the standard of care then? </w:t>
      </w:r>
    </w:p>
    <w:p w14:paraId="556CB895" w14:textId="77777777" w:rsidR="00236E5A" w:rsidRDefault="007B04E8">
      <w:r>
        <w:br/>
        <w:t xml:space="preserve">R: I think honestly would be just ACE inhibitors, ARB and SGLT-2s at this point. </w:t>
      </w:r>
    </w:p>
    <w:p w14:paraId="46F21BD9" w14:textId="77777777" w:rsidR="00236E5A" w:rsidRDefault="007B04E8">
      <w:r>
        <w:rPr>
          <w:b/>
        </w:rPr>
        <w:br/>
        <w:t xml:space="preserve">M: Okay, all right, so it wouldn't add in the Kerendia, which is a something…Okay, so just the two not the three. Okay, all right, let's do some numerics. This is scenario one. This has the same risk reduction, we were just talking about there. You can assume everything else holds true on these scenarios in terms of side effects and administration and things for the sake of argument. So, with a risk reduction of 20% on a scale of 1 to 7, 1 not at all likely to 7 extremely likely, how would you rate your likelihood to use product X to treat your diabetic nephropathy patients? </w:t>
      </w:r>
    </w:p>
    <w:p w14:paraId="51232700" w14:textId="673BE966" w:rsidR="00236E5A" w:rsidRDefault="007B04E8">
      <w:r>
        <w:br/>
        <w:t>R: I would say probably about</w:t>
      </w:r>
      <w:ins w:id="84" w:author="maxwel kaimenyi" w:date="2023-11-22T16:12:00Z">
        <w:r w:rsidR="0073522A">
          <w:t xml:space="preserve"> like a</w:t>
        </w:r>
      </w:ins>
      <w:r>
        <w:t xml:space="preserve">, I would say probably like a 3. </w:t>
      </w:r>
    </w:p>
    <w:p w14:paraId="4C9C1CAA" w14:textId="77777777" w:rsidR="00236E5A" w:rsidRDefault="007B04E8">
      <w:r>
        <w:rPr>
          <w:b/>
        </w:rPr>
        <w:lastRenderedPageBreak/>
        <w:br/>
        <w:t xml:space="preserve">M: 3, okay, and for what percentage of your diabetic nephropathy patients would you envision using product X given this scenario? </w:t>
      </w:r>
    </w:p>
    <w:p w14:paraId="1C0494A7" w14:textId="77777777" w:rsidR="00236E5A" w:rsidRDefault="007B04E8">
      <w:r>
        <w:br/>
        <w:t xml:space="preserve">R: Probably maybe about 10%. </w:t>
      </w:r>
    </w:p>
    <w:p w14:paraId="76C79DE9" w14:textId="77777777" w:rsidR="00236E5A" w:rsidRDefault="007B04E8">
      <w:r>
        <w:rPr>
          <w:b/>
        </w:rPr>
        <w:br/>
        <w:t xml:space="preserve">M: Okay, so who would get this in this case? What do these patients look like? </w:t>
      </w:r>
    </w:p>
    <w:p w14:paraId="6301EC47" w14:textId="77777777" w:rsidR="00236E5A" w:rsidRDefault="007B04E8">
      <w:r>
        <w:br/>
        <w:t>R: I think it would be the patients honestly that that we've tried all three of those medications like the ACEs, SGLT-2s and Kerendia and we still see the rapid progression</w:t>
      </w:r>
      <w:r w:rsidR="003021B9">
        <w:t xml:space="preserve">, </w:t>
      </w:r>
      <w:r>
        <w:t>what I had kind of alluded to earlier like within six months we still see significant progression of proteinuria. It would be kind of a last-ditch effort to kind of slow them down and help them</w:t>
      </w:r>
      <w:r w:rsidR="003021B9">
        <w:t>,</w:t>
      </w:r>
      <w:r>
        <w:t xml:space="preserve"> help to sort of delay dialysis. </w:t>
      </w:r>
    </w:p>
    <w:p w14:paraId="5BD24AB7" w14:textId="77777777" w:rsidR="00236E5A" w:rsidRDefault="007B04E8">
      <w:r>
        <w:rPr>
          <w:b/>
        </w:rPr>
        <w:br/>
        <w:t xml:space="preserve">M: </w:t>
      </w:r>
      <w:r w:rsidR="003021B9">
        <w:rPr>
          <w:b/>
        </w:rPr>
        <w:t xml:space="preserve">Okay, make sense. </w:t>
      </w:r>
      <w:r>
        <w:rPr>
          <w:b/>
        </w:rPr>
        <w:t xml:space="preserve">Let me show you another scenario. And in this case the big takeaway is that instead of 20% risk reduction for kidney disease or death it goes to 30%. And </w:t>
      </w:r>
      <w:r w:rsidR="00605A93">
        <w:rPr>
          <w:b/>
        </w:rPr>
        <w:t>again,</w:t>
      </w:r>
      <w:r>
        <w:rPr>
          <w:b/>
        </w:rPr>
        <w:t xml:space="preserve"> same sort of thing 1 to 7</w:t>
      </w:r>
      <w:r w:rsidR="00605A93">
        <w:rPr>
          <w:b/>
        </w:rPr>
        <w:t xml:space="preserve">, </w:t>
      </w:r>
      <w:r>
        <w:rPr>
          <w:b/>
        </w:rPr>
        <w:t xml:space="preserve">how likely would you be to utilize this one not at all likely to 7 extremely likely? </w:t>
      </w:r>
    </w:p>
    <w:p w14:paraId="2D89300A" w14:textId="77777777" w:rsidR="00236E5A" w:rsidRDefault="007B04E8">
      <w:r>
        <w:br/>
        <w:t>R: I'd say probably likelihood would</w:t>
      </w:r>
      <w:r w:rsidR="00605A93">
        <w:t>,</w:t>
      </w:r>
      <w:r>
        <w:t xml:space="preserve"> probably move to maybe a 4 and then probably increase the total percentage of people by like to like 15% from 10%. </w:t>
      </w:r>
    </w:p>
    <w:p w14:paraId="0304B625" w14:textId="0A838AD9" w:rsidR="00236E5A" w:rsidRDefault="007B04E8">
      <w:r>
        <w:rPr>
          <w:b/>
        </w:rPr>
        <w:br/>
        <w:t xml:space="preserve">M: </w:t>
      </w:r>
      <w:ins w:id="85" w:author="maxwel kaimenyi" w:date="2023-11-22T16:13:00Z">
        <w:r w:rsidR="0073522A">
          <w:rPr>
            <w:b/>
          </w:rPr>
          <w:t xml:space="preserve">Okay, alright. </w:t>
        </w:r>
      </w:ins>
      <w:r>
        <w:rPr>
          <w:b/>
        </w:rPr>
        <w:t>I think I understand why we go up a little bit in terms of the likelihood to use. What's different about? why would it go up to 15% versus say 10%</w:t>
      </w:r>
      <w:r w:rsidR="00605A93">
        <w:rPr>
          <w:b/>
        </w:rPr>
        <w:t>,</w:t>
      </w:r>
      <w:r>
        <w:rPr>
          <w:b/>
        </w:rPr>
        <w:t xml:space="preserve"> when we were talking about a 20% risk reduction? </w:t>
      </w:r>
    </w:p>
    <w:p w14:paraId="66CC59FE" w14:textId="77777777" w:rsidR="00236E5A" w:rsidRDefault="007B04E8">
      <w:r>
        <w:br/>
        <w:t>R: I think it would kind of lower the bar in terms of like the patients that might benefit from it. Well, I think that, maybe we could use it in the slightly more group, a higher group of people potentially that are still progressing</w:t>
      </w:r>
      <w:r w:rsidR="00605A93">
        <w:t>,</w:t>
      </w:r>
      <w:r>
        <w:t xml:space="preserve"> that maybe not be as progressing as quickly. </w:t>
      </w:r>
      <w:r w:rsidR="00605A93">
        <w:t>M</w:t>
      </w:r>
      <w:r>
        <w:t xml:space="preserve">aybe they're progressing still quickly, but a little bit less. Just because you have a little bit more efficacy. </w:t>
      </w:r>
    </w:p>
    <w:p w14:paraId="48A55A17" w14:textId="77777777" w:rsidR="00236E5A" w:rsidRDefault="007B04E8">
      <w:r>
        <w:rPr>
          <w:b/>
        </w:rPr>
        <w:br/>
        <w:t xml:space="preserve">M: All right, let me show you one more scenario. Back to 20% risk reduction for kidney disease, but you also have a statistically significant 20% relative risk reduction in cardiovascular. </w:t>
      </w:r>
    </w:p>
    <w:p w14:paraId="0A7DF5A8" w14:textId="77777777" w:rsidR="00236E5A" w:rsidRDefault="007B04E8">
      <w:r>
        <w:br/>
        <w:t>R: So</w:t>
      </w:r>
      <w:r w:rsidR="00605A93">
        <w:t>,</w:t>
      </w:r>
      <w:r>
        <w:t xml:space="preserve"> and this is on top of the ACE</w:t>
      </w:r>
      <w:r w:rsidR="00605A93">
        <w:t xml:space="preserve">, </w:t>
      </w:r>
      <w:r>
        <w:t>SGLT</w:t>
      </w:r>
      <w:r w:rsidR="00605A93">
        <w:t>-</w:t>
      </w:r>
      <w:r>
        <w:t>2 and GLP</w:t>
      </w:r>
      <w:r w:rsidR="00605A93">
        <w:t>-</w:t>
      </w:r>
      <w:r>
        <w:t xml:space="preserve">1? </w:t>
      </w:r>
    </w:p>
    <w:p w14:paraId="1D45E495" w14:textId="77777777" w:rsidR="00236E5A" w:rsidRDefault="007B04E8">
      <w:r>
        <w:rPr>
          <w:b/>
        </w:rPr>
        <w:lastRenderedPageBreak/>
        <w:br/>
        <w:t xml:space="preserve">M: </w:t>
      </w:r>
      <w:r w:rsidR="00605A93">
        <w:rPr>
          <w:b/>
        </w:rPr>
        <w:t>Yes,</w:t>
      </w:r>
      <w:r>
        <w:rPr>
          <w:b/>
        </w:rPr>
        <w:t xml:space="preserve"> I would presume that</w:t>
      </w:r>
      <w:r w:rsidR="00605A93">
        <w:rPr>
          <w:b/>
        </w:rPr>
        <w:t>,</w:t>
      </w:r>
      <w:r>
        <w:rPr>
          <w:b/>
        </w:rPr>
        <w:t xml:space="preserve"> that is absolutely the case. Yeah, that there's an additional 20% relative risk reduction in CV as well. </w:t>
      </w:r>
    </w:p>
    <w:p w14:paraId="1D5EE499" w14:textId="073016B3" w:rsidR="00236E5A" w:rsidRDefault="007B04E8">
      <w:r>
        <w:br/>
        <w:t>R: All right, yeah, I mean</w:t>
      </w:r>
      <w:r w:rsidR="00605A93">
        <w:t xml:space="preserve">, </w:t>
      </w:r>
      <w:r>
        <w:t xml:space="preserve">I think most of these patients are at high risk of CV events anyway, just to the sheer fact that they're diabetic. </w:t>
      </w:r>
      <w:r w:rsidR="00605A93">
        <w:t>S</w:t>
      </w:r>
      <w:r>
        <w:t>o</w:t>
      </w:r>
      <w:r w:rsidR="00605A93">
        <w:t>,</w:t>
      </w:r>
      <w:r>
        <w:t xml:space="preserve"> I think that</w:t>
      </w:r>
      <w:r w:rsidR="00605A93">
        <w:t>,</w:t>
      </w:r>
      <w:r>
        <w:t xml:space="preserve"> that would definitely help things. I would put </w:t>
      </w:r>
      <w:proofErr w:type="gramStart"/>
      <w:r>
        <w:t>that</w:t>
      </w:r>
      <w:r w:rsidR="00605A93">
        <w:t>,</w:t>
      </w:r>
      <w:proofErr w:type="gramEnd"/>
      <w:r>
        <w:t xml:space="preserve"> I would probably put that at like a </w:t>
      </w:r>
      <w:del w:id="86" w:author="maxwel kaimenyi" w:date="2023-11-22T16:15:00Z">
        <w:r w:rsidDel="0073522A">
          <w:delText>four</w:delText>
        </w:r>
      </w:del>
      <w:ins w:id="87" w:author="maxwel kaimenyi" w:date="2023-11-22T16:15:00Z">
        <w:r w:rsidR="0073522A">
          <w:t>4</w:t>
        </w:r>
      </w:ins>
      <w:r>
        <w:t xml:space="preserve"> for the scenario rating and then the patient allocation would probably go to about 20%. </w:t>
      </w:r>
    </w:p>
    <w:p w14:paraId="5C748B76" w14:textId="77777777" w:rsidR="00605A93" w:rsidRDefault="00605A93" w:rsidP="00605A93">
      <w:r>
        <w:rPr>
          <w:b/>
        </w:rPr>
        <w:t>[00:45:00]</w:t>
      </w:r>
    </w:p>
    <w:p w14:paraId="7E170B73" w14:textId="23434DFF" w:rsidR="00236E5A" w:rsidRDefault="007B04E8">
      <w:r>
        <w:rPr>
          <w:b/>
        </w:rPr>
        <w:br/>
        <w:t>M: Okay,</w:t>
      </w:r>
      <w:r w:rsidR="00605A93">
        <w:rPr>
          <w:b/>
        </w:rPr>
        <w:t xml:space="preserve"> all right</w:t>
      </w:r>
      <w:r>
        <w:rPr>
          <w:b/>
        </w:rPr>
        <w:t xml:space="preserve"> and same sort of question. Well, actually I have two questions. So</w:t>
      </w:r>
      <w:r w:rsidR="00605A93">
        <w:rPr>
          <w:b/>
        </w:rPr>
        <w:t>,</w:t>
      </w:r>
      <w:r>
        <w:rPr>
          <w:b/>
        </w:rPr>
        <w:t xml:space="preserve"> it still just stays at a </w:t>
      </w:r>
      <w:del w:id="88" w:author="maxwel kaimenyi" w:date="2023-11-22T16:15:00Z">
        <w:r w:rsidDel="0073522A">
          <w:rPr>
            <w:b/>
          </w:rPr>
          <w:delText xml:space="preserve">four </w:delText>
        </w:r>
      </w:del>
      <w:ins w:id="89" w:author="maxwel kaimenyi" w:date="2023-11-22T16:15:00Z">
        <w:r w:rsidR="0073522A">
          <w:rPr>
            <w:b/>
          </w:rPr>
          <w:t>4</w:t>
        </w:r>
        <w:r w:rsidR="0073522A">
          <w:rPr>
            <w:b/>
          </w:rPr>
          <w:t xml:space="preserve"> </w:t>
        </w:r>
      </w:ins>
      <w:r>
        <w:rPr>
          <w:b/>
        </w:rPr>
        <w:t xml:space="preserve">in terms of likelihood to use? </w:t>
      </w:r>
    </w:p>
    <w:p w14:paraId="551F35F5" w14:textId="77777777" w:rsidR="00236E5A" w:rsidRDefault="007B04E8">
      <w:r>
        <w:br/>
        <w:t>R: Yeah, I think because you went down on the 20% risk reduction, but you added the cardiac stuff. So</w:t>
      </w:r>
      <w:r w:rsidR="00605A93">
        <w:t>,</w:t>
      </w:r>
      <w:r>
        <w:t xml:space="preserve"> I think the two kind of sort of balanced each other out. </w:t>
      </w:r>
    </w:p>
    <w:p w14:paraId="2965E986" w14:textId="77777777" w:rsidR="00236E5A" w:rsidRDefault="007B04E8">
      <w:r>
        <w:rPr>
          <w:b/>
        </w:rPr>
        <w:br/>
        <w:t>M: Okay, I wanted to make sure I didn't want to presume, but it goes up a little bit in terms of the patient allocation. So</w:t>
      </w:r>
      <w:r w:rsidR="00605A93">
        <w:rPr>
          <w:b/>
        </w:rPr>
        <w:t>,</w:t>
      </w:r>
      <w:r>
        <w:rPr>
          <w:b/>
        </w:rPr>
        <w:t xml:space="preserve"> who are those additional patients for whom you might consider using product X given this scenario? </w:t>
      </w:r>
    </w:p>
    <w:p w14:paraId="45BC7446" w14:textId="77777777" w:rsidR="00236E5A" w:rsidRDefault="007B04E8">
      <w:r>
        <w:br/>
        <w:t xml:space="preserve">R: I think it would be those patients that have had a cardiac event already. </w:t>
      </w:r>
    </w:p>
    <w:p w14:paraId="69C57CEA" w14:textId="77777777" w:rsidR="00236E5A" w:rsidRDefault="007B04E8">
      <w:r>
        <w:rPr>
          <w:b/>
        </w:rPr>
        <w:br/>
        <w:t>M: Yeah, okay. So</w:t>
      </w:r>
      <w:r w:rsidR="00605A93">
        <w:rPr>
          <w:b/>
        </w:rPr>
        <w:t>,</w:t>
      </w:r>
      <w:r>
        <w:rPr>
          <w:b/>
        </w:rPr>
        <w:t xml:space="preserve"> let me bring back the product description back to the original original version. Who do you think would be the ideal diabetic nephropathy patient for product X based on the restriction? </w:t>
      </w:r>
    </w:p>
    <w:p w14:paraId="585614E4" w14:textId="4F3D599E" w:rsidR="00236E5A" w:rsidRDefault="007B04E8">
      <w:r>
        <w:br/>
        <w:t>R: I think it would be one of our rapid progressors</w:t>
      </w:r>
      <w:ins w:id="90" w:author="maxwel kaimenyi" w:date="2023-11-22T16:16:00Z">
        <w:r w:rsidR="0073522A">
          <w:t>,</w:t>
        </w:r>
      </w:ins>
      <w:r>
        <w:t xml:space="preserve"> with known coronary disease</w:t>
      </w:r>
      <w:r w:rsidR="00605A93">
        <w:t xml:space="preserve"> as well</w:t>
      </w:r>
      <w:r>
        <w:t xml:space="preserve">. </w:t>
      </w:r>
    </w:p>
    <w:p w14:paraId="796C60A4" w14:textId="77777777" w:rsidR="00236E5A" w:rsidRDefault="007B04E8">
      <w:r>
        <w:rPr>
          <w:b/>
        </w:rPr>
        <w:br/>
        <w:t xml:space="preserve">M: Even if I pulled out that... </w:t>
      </w:r>
    </w:p>
    <w:p w14:paraId="4DC47068" w14:textId="77777777" w:rsidR="00236E5A" w:rsidRDefault="007B04E8">
      <w:r>
        <w:br/>
        <w:t>R: Actually, sorry. In this particular way, you pulled out the whole cardiovascular benefit, right? So yeah,</w:t>
      </w:r>
      <w:del w:id="91" w:author="maxwel kaimenyi" w:date="2023-11-22T16:16:00Z">
        <w:r w:rsidDel="00CB6269">
          <w:delText xml:space="preserve"> </w:delText>
        </w:r>
        <w:r w:rsidR="00605A93" w:rsidDel="00CB6269">
          <w:delText>,</w:delText>
        </w:r>
      </w:del>
      <w:r>
        <w:t xml:space="preserve"> it would actually just be the just the rapid</w:t>
      </w:r>
      <w:r w:rsidR="00605A93">
        <w:t xml:space="preserve"> progressive basically.</w:t>
      </w:r>
      <w:r>
        <w:t xml:space="preserve"> </w:t>
      </w:r>
    </w:p>
    <w:p w14:paraId="0419374D" w14:textId="77777777" w:rsidR="00236E5A" w:rsidRDefault="007B04E8">
      <w:r>
        <w:rPr>
          <w:b/>
        </w:rPr>
        <w:br/>
        <w:t xml:space="preserve">M: And my gosh, I've written too many numbers down today. We're qualitative and I've written too many. What percentage of your population of your diabetic nephropathy fell into the rapid progressive category? </w:t>
      </w:r>
    </w:p>
    <w:p w14:paraId="566B3F91" w14:textId="2223AE54" w:rsidR="00236E5A" w:rsidRDefault="007B04E8">
      <w:r>
        <w:lastRenderedPageBreak/>
        <w:br/>
        <w:t>R: I would say probably about</w:t>
      </w:r>
      <w:ins w:id="92" w:author="maxwel kaimenyi" w:date="2023-11-22T16:17:00Z">
        <w:r w:rsidR="00CB6269">
          <w:t xml:space="preserve"> 2% or so</w:t>
        </w:r>
      </w:ins>
      <w:del w:id="93" w:author="maxwel kaimenyi" w:date="2023-11-22T16:17:00Z">
        <w:r w:rsidDel="00CB6269">
          <w:delText xml:space="preserve"> 10% or so</w:delText>
        </w:r>
      </w:del>
      <w:r>
        <w:t>, 10 to 15%. I would say maybe 15</w:t>
      </w:r>
      <w:r w:rsidR="00605A93">
        <w:t>% actually</w:t>
      </w:r>
      <w:r>
        <w:t xml:space="preserve">. </w:t>
      </w:r>
    </w:p>
    <w:p w14:paraId="6B727929" w14:textId="77777777" w:rsidR="00236E5A" w:rsidRDefault="007B04E8">
      <w:r>
        <w:rPr>
          <w:b/>
        </w:rPr>
        <w:br/>
        <w:t>M: Yeah, I thought I asked that before, but I'm sorry to scribble that down. To what extent</w:t>
      </w:r>
      <w:r w:rsidR="00605A93">
        <w:rPr>
          <w:b/>
        </w:rPr>
        <w:t>,</w:t>
      </w:r>
      <w:r>
        <w:rPr>
          <w:b/>
        </w:rPr>
        <w:t xml:space="preserve"> if at all</w:t>
      </w:r>
      <w:r w:rsidR="00605A93">
        <w:rPr>
          <w:b/>
        </w:rPr>
        <w:t>,</w:t>
      </w:r>
      <w:r>
        <w:rPr>
          <w:b/>
        </w:rPr>
        <w:t xml:space="preserve"> would you consider product X for patients with, and I'm going to try this where I </w:t>
      </w:r>
      <w:proofErr w:type="gramStart"/>
      <w:r>
        <w:rPr>
          <w:b/>
        </w:rPr>
        <w:t>swear</w:t>
      </w:r>
      <w:proofErr w:type="gramEnd"/>
      <w:r>
        <w:rPr>
          <w:b/>
        </w:rPr>
        <w:t xml:space="preserve"> I stumble over it every time, patients with microalbuminuria? </w:t>
      </w:r>
    </w:p>
    <w:p w14:paraId="219F11C8" w14:textId="77777777" w:rsidR="00236E5A" w:rsidRDefault="007B04E8">
      <w:r>
        <w:br/>
        <w:t>R: I probably would not do it with microalbuminuria just because they're at such an early stage that</w:t>
      </w:r>
      <w:r w:rsidR="00605A93">
        <w:t>,</w:t>
      </w:r>
      <w:r>
        <w:t xml:space="preserve"> I'm not sure that we would need such aggressive medication for them. </w:t>
      </w:r>
    </w:p>
    <w:p w14:paraId="6E79F11B" w14:textId="77777777" w:rsidR="00236E5A" w:rsidRDefault="007B04E8">
      <w:r>
        <w:rPr>
          <w:b/>
        </w:rPr>
        <w:br/>
        <w:t>M: Let's talk a little bit more about administration options. So</w:t>
      </w:r>
      <w:r w:rsidR="00605A93">
        <w:rPr>
          <w:b/>
        </w:rPr>
        <w:t>,</w:t>
      </w:r>
      <w:r>
        <w:rPr>
          <w:b/>
        </w:rPr>
        <w:t xml:space="preserve"> option one is the original one that's once a month, two separate injections. It's the same compound. It's just to get the the volume into the body. Or there's option two, every two weeks one injection. Which of those would you prefer? I understand your earlier comments about most your patients would not want this, but out of those two options</w:t>
      </w:r>
      <w:r w:rsidR="00605A93">
        <w:rPr>
          <w:b/>
        </w:rPr>
        <w:t>,</w:t>
      </w:r>
      <w:r>
        <w:rPr>
          <w:b/>
        </w:rPr>
        <w:t xml:space="preserve"> which would you see as being more potentially acceptable? </w:t>
      </w:r>
    </w:p>
    <w:p w14:paraId="572395A3" w14:textId="77777777" w:rsidR="00236E5A" w:rsidRDefault="007B04E8">
      <w:r>
        <w:br/>
        <w:t xml:space="preserve">R: I'll go with option one. </w:t>
      </w:r>
    </w:p>
    <w:p w14:paraId="0B307FBC" w14:textId="77777777" w:rsidR="00236E5A" w:rsidRDefault="007B04E8">
      <w:r>
        <w:rPr>
          <w:b/>
        </w:rPr>
        <w:br/>
        <w:t xml:space="preserve">M: </w:t>
      </w:r>
      <w:r w:rsidR="00605A93">
        <w:rPr>
          <w:b/>
        </w:rPr>
        <w:t xml:space="preserve">Okay. </w:t>
      </w:r>
      <w:r>
        <w:rPr>
          <w:b/>
        </w:rPr>
        <w:t xml:space="preserve">Why? </w:t>
      </w:r>
    </w:p>
    <w:p w14:paraId="5EA109E4" w14:textId="77777777" w:rsidR="00236E5A" w:rsidRDefault="007B04E8">
      <w:r>
        <w:br/>
        <w:t>R: I just think people do like less frequency and I think keeping track of once a month is just a lot easier for these patients</w:t>
      </w:r>
      <w:r w:rsidR="00605A93">
        <w:t xml:space="preserve">, </w:t>
      </w:r>
      <w:r>
        <w:t xml:space="preserve">the first of the month. They'll just take care of whatever needs to be done. </w:t>
      </w:r>
    </w:p>
    <w:p w14:paraId="63054B50" w14:textId="77777777" w:rsidR="00236E5A" w:rsidRDefault="007B04E8">
      <w:r>
        <w:rPr>
          <w:b/>
        </w:rPr>
        <w:br/>
        <w:t>M: Okay, all right. Let me add one more thing here. So</w:t>
      </w:r>
      <w:r w:rsidR="00605A93">
        <w:rPr>
          <w:b/>
        </w:rPr>
        <w:t>,</w:t>
      </w:r>
      <w:r>
        <w:rPr>
          <w:b/>
        </w:rPr>
        <w:t xml:space="preserve"> option one is the original option two we just looked at. Have a look at option three and there's additional detail below that about how option three would work. </w:t>
      </w:r>
    </w:p>
    <w:p w14:paraId="5D2733F2" w14:textId="77777777" w:rsidR="00236E5A" w:rsidRDefault="007B04E8">
      <w:r>
        <w:br/>
        <w:t xml:space="preserve">R: I would probably still go with one. </w:t>
      </w:r>
    </w:p>
    <w:p w14:paraId="4400BCBB" w14:textId="77777777" w:rsidR="00236E5A" w:rsidRDefault="007B04E8">
      <w:r>
        <w:rPr>
          <w:b/>
        </w:rPr>
        <w:br/>
        <w:t xml:space="preserve">M: Okay, all right and out of the other two which would be in second place in terms of preference. </w:t>
      </w:r>
    </w:p>
    <w:p w14:paraId="6B552866" w14:textId="77777777" w:rsidR="00236E5A" w:rsidRDefault="007B04E8">
      <w:r>
        <w:br/>
        <w:t xml:space="preserve">R: Go with option two. </w:t>
      </w:r>
    </w:p>
    <w:p w14:paraId="3CFBC26C" w14:textId="77777777" w:rsidR="00236E5A" w:rsidRDefault="007B04E8">
      <w:r>
        <w:rPr>
          <w:b/>
        </w:rPr>
        <w:lastRenderedPageBreak/>
        <w:br/>
        <w:t xml:space="preserve">M: All right, and then option three is in third. Tell me why would option three be the least appealing? </w:t>
      </w:r>
    </w:p>
    <w:p w14:paraId="215E7C55" w14:textId="31922BD2" w:rsidR="00605A93" w:rsidRDefault="007B04E8">
      <w:pPr>
        <w:rPr>
          <w:b/>
        </w:rPr>
      </w:pPr>
      <w:r>
        <w:br/>
        <w:t xml:space="preserve">R: I think anytime you start getting into </w:t>
      </w:r>
      <w:ins w:id="94" w:author="maxwel kaimenyi" w:date="2023-11-22T16:19:00Z">
        <w:r w:rsidR="00CB6269">
          <w:t xml:space="preserve">like </w:t>
        </w:r>
      </w:ins>
      <w:r>
        <w:t>wearable patch pumps and things like that</w:t>
      </w:r>
      <w:r w:rsidR="00605A93">
        <w:t>,</w:t>
      </w:r>
      <w:r>
        <w:t xml:space="preserve"> I think people don't</w:t>
      </w:r>
      <w:r w:rsidR="00605A93">
        <w:t>,</w:t>
      </w:r>
      <w:r>
        <w:t xml:space="preserve"> they consider it more involved and I'm not sure they would really want to start embark on that whole kind of process. I think people tend to like simple. </w:t>
      </w:r>
      <w:r w:rsidR="00605A93">
        <w:br/>
      </w:r>
    </w:p>
    <w:p w14:paraId="40D48D37" w14:textId="5D66F689" w:rsidR="00236E5A" w:rsidRDefault="007B04E8">
      <w:r>
        <w:rPr>
          <w:b/>
        </w:rPr>
        <w:t xml:space="preserve">M: Even if it's only one for what is it </w:t>
      </w:r>
      <w:del w:id="95" w:author="maxwel kaimenyi" w:date="2023-11-22T16:20:00Z">
        <w:r w:rsidDel="00CB6269">
          <w:rPr>
            <w:b/>
          </w:rPr>
          <w:delText xml:space="preserve">three </w:delText>
        </w:r>
      </w:del>
      <w:ins w:id="96" w:author="maxwel kaimenyi" w:date="2023-11-22T16:20:00Z">
        <w:r w:rsidR="00CB6269">
          <w:rPr>
            <w:b/>
          </w:rPr>
          <w:t>3</w:t>
        </w:r>
        <w:r w:rsidR="00CB6269">
          <w:rPr>
            <w:b/>
          </w:rPr>
          <w:t xml:space="preserve"> </w:t>
        </w:r>
      </w:ins>
      <w:r>
        <w:rPr>
          <w:b/>
        </w:rPr>
        <w:t xml:space="preserve">to </w:t>
      </w:r>
      <w:del w:id="97" w:author="maxwel kaimenyi" w:date="2023-11-22T16:20:00Z">
        <w:r w:rsidDel="00CB6269">
          <w:rPr>
            <w:b/>
          </w:rPr>
          <w:delText xml:space="preserve">ten </w:delText>
        </w:r>
      </w:del>
      <w:ins w:id="98" w:author="maxwel kaimenyi" w:date="2023-11-22T16:20:00Z">
        <w:r w:rsidR="00CB6269">
          <w:rPr>
            <w:b/>
          </w:rPr>
          <w:t>10</w:t>
        </w:r>
        <w:r w:rsidR="00CB6269">
          <w:rPr>
            <w:b/>
          </w:rPr>
          <w:t xml:space="preserve"> </w:t>
        </w:r>
      </w:ins>
      <w:r>
        <w:rPr>
          <w:b/>
        </w:rPr>
        <w:t xml:space="preserve">minutes? </w:t>
      </w:r>
    </w:p>
    <w:p w14:paraId="353A43A2" w14:textId="77777777" w:rsidR="00236E5A" w:rsidRDefault="007B04E8">
      <w:r>
        <w:br/>
        <w:t xml:space="preserve">R: Yeah, I think it's just a process that they have to go through. </w:t>
      </w:r>
    </w:p>
    <w:p w14:paraId="174170BA" w14:textId="77777777" w:rsidR="00605A93" w:rsidRDefault="00605A93" w:rsidP="00605A93">
      <w:pPr>
        <w:rPr>
          <w:b/>
        </w:rPr>
      </w:pPr>
    </w:p>
    <w:p w14:paraId="448E3F00" w14:textId="77777777" w:rsidR="00605A93" w:rsidRDefault="00605A93" w:rsidP="00605A93">
      <w:r>
        <w:rPr>
          <w:b/>
        </w:rPr>
        <w:t>[00:50:00]</w:t>
      </w:r>
    </w:p>
    <w:p w14:paraId="2013BC04" w14:textId="77777777" w:rsidR="00236E5A" w:rsidRDefault="007B04E8">
      <w:r>
        <w:rPr>
          <w:b/>
        </w:rPr>
        <w:br/>
        <w:t xml:space="preserve">M: Okay. </w:t>
      </w:r>
    </w:p>
    <w:p w14:paraId="3020B734" w14:textId="77777777" w:rsidR="00236E5A" w:rsidRDefault="007B04E8">
      <w:r>
        <w:br/>
        <w:t>R: I'll be honest with you. I'm speaking for myself</w:t>
      </w:r>
      <w:r w:rsidR="00605A93">
        <w:t>,</w:t>
      </w:r>
      <w:r>
        <w:t xml:space="preserve"> because I really don't know what the patients would have kind of preferred to be honest with you. </w:t>
      </w:r>
    </w:p>
    <w:p w14:paraId="7220FFE2" w14:textId="77777777" w:rsidR="00236E5A" w:rsidRDefault="007B04E8">
      <w:r>
        <w:rPr>
          <w:b/>
        </w:rPr>
        <w:br/>
        <w:t>M: That's kind of what the question is. It's sort of like what do you want as a doctor? What do you think they'd like</w:t>
      </w:r>
      <w:r w:rsidR="00605A93">
        <w:rPr>
          <w:b/>
        </w:rPr>
        <w:t>,</w:t>
      </w:r>
      <w:r>
        <w:rPr>
          <w:b/>
        </w:rPr>
        <w:t xml:space="preserve"> </w:t>
      </w:r>
      <w:r w:rsidR="00605A93">
        <w:rPr>
          <w:b/>
        </w:rPr>
        <w:t>o</w:t>
      </w:r>
      <w:r>
        <w:rPr>
          <w:b/>
        </w:rPr>
        <w:t xml:space="preserve">kay, but it's just even if even something that's worn for three to ten minutes it's still more </w:t>
      </w:r>
      <w:r w:rsidR="00605A93">
        <w:rPr>
          <w:b/>
        </w:rPr>
        <w:t>involved,</w:t>
      </w:r>
      <w:r>
        <w:rPr>
          <w:b/>
        </w:rPr>
        <w:t xml:space="preserve"> is the issue with option three</w:t>
      </w:r>
      <w:r w:rsidR="00605A93">
        <w:rPr>
          <w:b/>
        </w:rPr>
        <w:t>?</w:t>
      </w:r>
    </w:p>
    <w:p w14:paraId="77057191" w14:textId="77777777" w:rsidR="00236E5A" w:rsidRDefault="007B04E8">
      <w:r>
        <w:br/>
        <w:t xml:space="preserve">R: Right. </w:t>
      </w:r>
    </w:p>
    <w:p w14:paraId="26E2BA3E" w14:textId="77777777" w:rsidR="00236E5A" w:rsidRDefault="007B04E8">
      <w:r>
        <w:rPr>
          <w:b/>
        </w:rPr>
        <w:br/>
        <w:t xml:space="preserve">M: Okay, this is still the same original product description we looked at earlier, so let's talk a little bit more about coverage. Well, yeah, what we're </w:t>
      </w:r>
      <w:r w:rsidR="00605A93">
        <w:rPr>
          <w:b/>
        </w:rPr>
        <w:t>going to</w:t>
      </w:r>
      <w:r>
        <w:rPr>
          <w:b/>
        </w:rPr>
        <w:t xml:space="preserve"> do this and we're gonna come back to my other idea in a minute. So</w:t>
      </w:r>
      <w:r w:rsidR="00605A93">
        <w:rPr>
          <w:b/>
        </w:rPr>
        <w:t>,</w:t>
      </w:r>
      <w:r>
        <w:rPr>
          <w:b/>
        </w:rPr>
        <w:t xml:space="preserve"> based on what you're reading here for product X, what do you think that your patients by and large would find to be an acceptable copay for product X? I mean obviously zero is best, but what would they consider to be an acceptable copay? </w:t>
      </w:r>
    </w:p>
    <w:p w14:paraId="630FAC05" w14:textId="77777777" w:rsidR="00236E5A" w:rsidRDefault="007B04E8">
      <w:r>
        <w:br/>
        <w:t xml:space="preserve">R: I found that $20 is like the magic number. Nobody wants to pay more than $20. </w:t>
      </w:r>
    </w:p>
    <w:p w14:paraId="6B47314D" w14:textId="3CC492E4" w:rsidR="00236E5A" w:rsidRDefault="007B04E8">
      <w:r>
        <w:rPr>
          <w:b/>
        </w:rPr>
        <w:lastRenderedPageBreak/>
        <w:br/>
        <w:t>M: Okay, so even like by the time you hit 25, it's just too much. 20 is that kind of the cut</w:t>
      </w:r>
      <w:ins w:id="99" w:author="maxwel kaimenyi" w:date="2023-11-22T16:21:00Z">
        <w:r w:rsidR="00CB6269">
          <w:rPr>
            <w:b/>
          </w:rPr>
          <w:t>-</w:t>
        </w:r>
      </w:ins>
      <w:r>
        <w:rPr>
          <w:b/>
        </w:rPr>
        <w:t xml:space="preserve">off? </w:t>
      </w:r>
    </w:p>
    <w:p w14:paraId="253B4FFC" w14:textId="77777777" w:rsidR="00236E5A" w:rsidRDefault="007B04E8">
      <w:r>
        <w:br/>
        <w:t xml:space="preserve">R: Yeah. </w:t>
      </w:r>
    </w:p>
    <w:p w14:paraId="6F783782" w14:textId="2AE3DD63" w:rsidR="00236E5A" w:rsidRDefault="007B04E8">
      <w:r>
        <w:rPr>
          <w:b/>
        </w:rPr>
        <w:br/>
        <w:t xml:space="preserve">M: Yeah, and you had alluded to earlier about that these patients are on multiple </w:t>
      </w:r>
      <w:ins w:id="100" w:author="maxwel kaimenyi" w:date="2023-11-22T16:21:00Z">
        <w:r w:rsidR="00CB6269">
          <w:rPr>
            <w:b/>
          </w:rPr>
          <w:t xml:space="preserve">multiple </w:t>
        </w:r>
      </w:ins>
      <w:r>
        <w:rPr>
          <w:b/>
        </w:rPr>
        <w:t>medications typically at the point where this would fall</w:t>
      </w:r>
      <w:r w:rsidR="001864BD">
        <w:rPr>
          <w:b/>
        </w:rPr>
        <w:t>,</w:t>
      </w:r>
      <w:r>
        <w:rPr>
          <w:b/>
        </w:rPr>
        <w:t xml:space="preserve"> which would be like fourth line like a fourth medication added on if it were given. How much pushback do you anticipate most of your patients would have at that point</w:t>
      </w:r>
      <w:r w:rsidR="001864BD">
        <w:rPr>
          <w:b/>
        </w:rPr>
        <w:t>,</w:t>
      </w:r>
      <w:r>
        <w:rPr>
          <w:b/>
        </w:rPr>
        <w:t xml:space="preserve"> because I guess at that </w:t>
      </w:r>
      <w:r w:rsidR="001864BD">
        <w:rPr>
          <w:b/>
        </w:rPr>
        <w:t>point,</w:t>
      </w:r>
      <w:r>
        <w:rPr>
          <w:b/>
        </w:rPr>
        <w:t xml:space="preserve"> they would have multiple co</w:t>
      </w:r>
      <w:ins w:id="101" w:author="maxwel kaimenyi" w:date="2023-11-22T16:21:00Z">
        <w:r w:rsidR="00CB6269">
          <w:rPr>
            <w:b/>
          </w:rPr>
          <w:t>-</w:t>
        </w:r>
      </w:ins>
      <w:r>
        <w:rPr>
          <w:b/>
        </w:rPr>
        <w:t xml:space="preserve">pays? </w:t>
      </w:r>
    </w:p>
    <w:p w14:paraId="71F66292" w14:textId="77777777" w:rsidR="00236E5A" w:rsidRDefault="007B04E8">
      <w:r>
        <w:br/>
        <w:t xml:space="preserve">R: Yeah, there would be a lot of pushback. I mean, there's no question. </w:t>
      </w:r>
      <w:r w:rsidR="001864BD">
        <w:t>G</w:t>
      </w:r>
      <w:r>
        <w:t>etting them to just do the other stuff was hard enough and then we have to add on this</w:t>
      </w:r>
      <w:r w:rsidR="001864BD">
        <w:t>,</w:t>
      </w:r>
      <w:r>
        <w:t xml:space="preserve"> it's gonna be, at some point they're just gonna say like I'll wait till a combination treatment comes out</w:t>
      </w:r>
      <w:r w:rsidR="001864BD">
        <w:t xml:space="preserve">, </w:t>
      </w:r>
      <w:r>
        <w:t xml:space="preserve">where everything is included in one. </w:t>
      </w:r>
    </w:p>
    <w:p w14:paraId="14306E0F" w14:textId="77777777" w:rsidR="00236E5A" w:rsidRDefault="007B04E8">
      <w:r>
        <w:rPr>
          <w:b/>
        </w:rPr>
        <w:br/>
        <w:t xml:space="preserve">M: Do you think any of your patients would go for product X? </w:t>
      </w:r>
    </w:p>
    <w:p w14:paraId="20FAE209" w14:textId="12B82C7C" w:rsidR="00236E5A" w:rsidRDefault="007B04E8">
      <w:r>
        <w:br/>
        <w:t>R: I think the only people that would go for it would be the desperate patients that are like,</w:t>
      </w:r>
      <w:r w:rsidR="001864BD">
        <w:t xml:space="preserve"> </w:t>
      </w:r>
      <w:r>
        <w:t>they know that they're gonna get to dialysis very quickly. They have that hunch just because how quickly the numbers are advancing. They may do it for a little while. But I don't even know if this is gonna help with those patients. I have no idea</w:t>
      </w:r>
      <w:r w:rsidR="001864BD">
        <w:t>,</w:t>
      </w:r>
      <w:r>
        <w:t xml:space="preserve"> but</w:t>
      </w:r>
      <w:ins w:id="102" w:author="maxwel kaimenyi" w:date="2023-11-22T16:22:00Z">
        <w:r w:rsidR="00597E8F">
          <w:t xml:space="preserve"> it’s,</w:t>
        </w:r>
      </w:ins>
      <w:r>
        <w:t xml:space="preserve"> it would be an act of desperation basically. </w:t>
      </w:r>
    </w:p>
    <w:p w14:paraId="53BE29AB" w14:textId="77777777" w:rsidR="00236E5A" w:rsidRDefault="007B04E8">
      <w:r>
        <w:rPr>
          <w:b/>
        </w:rPr>
        <w:br/>
        <w:t>M: I feel weird asking this</w:t>
      </w:r>
      <w:r w:rsidR="001864BD">
        <w:rPr>
          <w:b/>
        </w:rPr>
        <w:t>,</w:t>
      </w:r>
      <w:r>
        <w:rPr>
          <w:b/>
        </w:rPr>
        <w:t xml:space="preserve"> because basically asking who's desperate but out of your diabetic nephropathy patients, what percentage do you think would actually agree to utilize product X? </w:t>
      </w:r>
    </w:p>
    <w:p w14:paraId="41515A04" w14:textId="77777777" w:rsidR="00236E5A" w:rsidRDefault="007B04E8">
      <w:r>
        <w:br/>
        <w:t xml:space="preserve">R: I'll say probably about 2%. </w:t>
      </w:r>
    </w:p>
    <w:p w14:paraId="68F71D93" w14:textId="751BC26A" w:rsidR="00236E5A" w:rsidRDefault="007B04E8">
      <w:r>
        <w:rPr>
          <w:b/>
        </w:rPr>
        <w:br/>
        <w:t xml:space="preserve">M: </w:t>
      </w:r>
      <w:ins w:id="103" w:author="maxwel kaimenyi" w:date="2023-11-22T16:22:00Z">
        <w:r w:rsidR="00597E8F">
          <w:rPr>
            <w:b/>
          </w:rPr>
          <w:t>Okay.</w:t>
        </w:r>
      </w:ins>
      <w:ins w:id="104" w:author="maxwel kaimenyi" w:date="2023-11-22T16:23:00Z">
        <w:r w:rsidR="00597E8F">
          <w:rPr>
            <w:b/>
          </w:rPr>
          <w:t xml:space="preserve"> </w:t>
        </w:r>
      </w:ins>
      <w:r>
        <w:rPr>
          <w:b/>
        </w:rPr>
        <w:t>What</w:t>
      </w:r>
      <w:r w:rsidR="001864BD">
        <w:rPr>
          <w:b/>
        </w:rPr>
        <w:t>, o</w:t>
      </w:r>
      <w:r>
        <w:rPr>
          <w:b/>
        </w:rPr>
        <w:t>kay, what was I gonna ask you? Oh, I know. Does that</w:t>
      </w:r>
      <w:r w:rsidR="001864BD">
        <w:rPr>
          <w:b/>
        </w:rPr>
        <w:t xml:space="preserve"> g</w:t>
      </w:r>
      <w:r>
        <w:rPr>
          <w:b/>
        </w:rPr>
        <w:t>iven</w:t>
      </w:r>
      <w:r w:rsidR="001864BD">
        <w:rPr>
          <w:b/>
        </w:rPr>
        <w:t xml:space="preserve">, </w:t>
      </w:r>
      <w:r>
        <w:rPr>
          <w:b/>
        </w:rPr>
        <w:t xml:space="preserve">the numbers in that subset of patients is changing unfavorably pretty quickly, would they still have pushback in terms of this being an injectable? </w:t>
      </w:r>
    </w:p>
    <w:p w14:paraId="6B366D3C" w14:textId="77777777" w:rsidR="00236E5A" w:rsidRDefault="007B04E8">
      <w:r>
        <w:br/>
        <w:t xml:space="preserve">R: Yeah, I think that would be a big pushback also. </w:t>
      </w:r>
    </w:p>
    <w:p w14:paraId="22099906" w14:textId="77777777" w:rsidR="00236E5A" w:rsidRDefault="007B04E8">
      <w:r>
        <w:rPr>
          <w:b/>
        </w:rPr>
        <w:lastRenderedPageBreak/>
        <w:br/>
        <w:t xml:space="preserve">M: Okay, even if they're kind of staring down the barrel at numbers going in the wrong direction pretty fast. </w:t>
      </w:r>
    </w:p>
    <w:p w14:paraId="65404954" w14:textId="07B6FB23" w:rsidR="00236E5A" w:rsidRDefault="007B04E8">
      <w:r>
        <w:br/>
        <w:t>R: Yeah, I think so</w:t>
      </w:r>
      <w:r w:rsidR="001864BD">
        <w:t xml:space="preserve">, </w:t>
      </w:r>
      <w:r>
        <w:t xml:space="preserve">just because I mean a lot of the patients are also elderly. </w:t>
      </w:r>
      <w:proofErr w:type="gramStart"/>
      <w:r>
        <w:t>So</w:t>
      </w:r>
      <w:proofErr w:type="gramEnd"/>
      <w:ins w:id="105" w:author="maxwel kaimenyi" w:date="2023-11-22T16:24:00Z">
        <w:r w:rsidR="00597E8F">
          <w:t xml:space="preserve"> like</w:t>
        </w:r>
      </w:ins>
      <w:r w:rsidR="001864BD">
        <w:t>,</w:t>
      </w:r>
      <w:r>
        <w:t xml:space="preserve"> getting the injection is gonna be a tough issue too. Like the logistics of</w:t>
      </w:r>
      <w:r w:rsidR="001864BD">
        <w:t>,</w:t>
      </w:r>
      <w:r>
        <w:t xml:space="preserve"> getting them to get the injection, it would have to be a caregiver, a family member that would have to inject them and </w:t>
      </w:r>
      <w:r w:rsidR="001864BD">
        <w:t>that logistics</w:t>
      </w:r>
      <w:r>
        <w:t xml:space="preserve"> could end up getting complicated. </w:t>
      </w:r>
    </w:p>
    <w:p w14:paraId="6E4A06A9" w14:textId="77777777" w:rsidR="00236E5A" w:rsidRDefault="007B04E8">
      <w:r>
        <w:rPr>
          <w:b/>
        </w:rPr>
        <w:br/>
        <w:t xml:space="preserve">M: You don't think they would be able to self inject? </w:t>
      </w:r>
    </w:p>
    <w:p w14:paraId="28EE77DC" w14:textId="77777777" w:rsidR="00236E5A" w:rsidRDefault="007B04E8">
      <w:r>
        <w:br/>
        <w:t xml:space="preserve">R: Well, not really. </w:t>
      </w:r>
      <w:r w:rsidR="001864BD">
        <w:t>S</w:t>
      </w:r>
      <w:r>
        <w:t xml:space="preserve">ome of the patients are 70 plus I'm not sure they would be able to. </w:t>
      </w:r>
    </w:p>
    <w:p w14:paraId="5F78ED24" w14:textId="77777777" w:rsidR="00236E5A" w:rsidRDefault="007B04E8">
      <w:r>
        <w:rPr>
          <w:b/>
        </w:rPr>
        <w:br/>
        <w:t xml:space="preserve">M: Is it because of lack of ability to do it or lack of, how to phrase this, like they physically can't do it or like psychologically it's just not gonna be okay. </w:t>
      </w:r>
    </w:p>
    <w:p w14:paraId="3D2E5D16" w14:textId="151E1D98" w:rsidR="00236E5A" w:rsidRDefault="007B04E8">
      <w:r>
        <w:br/>
        <w:t xml:space="preserve">R: I think </w:t>
      </w:r>
      <w:ins w:id="106" w:author="maxwel kaimenyi" w:date="2023-11-22T16:25:00Z">
        <w:r w:rsidR="00597E8F">
          <w:t xml:space="preserve">it’s </w:t>
        </w:r>
      </w:ins>
      <w:r>
        <w:t xml:space="preserve">like 50%, like 50% physically they won't be able to do because of whatever hand tremors or physically unable to do it or and then 50% are just saying, forget about this, I don't need this. </w:t>
      </w:r>
    </w:p>
    <w:p w14:paraId="36B5FB1F" w14:textId="77777777" w:rsidR="00236E5A" w:rsidRDefault="007B04E8">
      <w:r>
        <w:rPr>
          <w:b/>
        </w:rPr>
        <w:br/>
        <w:t xml:space="preserve">M: </w:t>
      </w:r>
      <w:r w:rsidR="001864BD">
        <w:rPr>
          <w:b/>
        </w:rPr>
        <w:t xml:space="preserve">Right, okay. </w:t>
      </w:r>
      <w:r>
        <w:rPr>
          <w:b/>
        </w:rPr>
        <w:t>I just have a few questions left and I was curious what sort of information or resources</w:t>
      </w:r>
      <w:r w:rsidR="001864BD">
        <w:rPr>
          <w:b/>
        </w:rPr>
        <w:t>,</w:t>
      </w:r>
      <w:r>
        <w:rPr>
          <w:b/>
        </w:rPr>
        <w:t xml:space="preserve"> if any</w:t>
      </w:r>
      <w:r w:rsidR="001864BD">
        <w:rPr>
          <w:b/>
        </w:rPr>
        <w:t>,</w:t>
      </w:r>
      <w:r>
        <w:rPr>
          <w:b/>
        </w:rPr>
        <w:t xml:space="preserve"> do you give your diabetic nephropathy patients about the condition? </w:t>
      </w:r>
    </w:p>
    <w:p w14:paraId="7E6F9DD6" w14:textId="77777777" w:rsidR="00236E5A" w:rsidRDefault="007B04E8">
      <w:r>
        <w:br/>
        <w:t>R: So</w:t>
      </w:r>
      <w:r w:rsidR="001864BD">
        <w:t>,</w:t>
      </w:r>
      <w:r>
        <w:t xml:space="preserve"> I think what I end up doing is just kind of explaining them of how I did before about how the diabetes is affecting their kidneys and you give them</w:t>
      </w:r>
      <w:r w:rsidR="001864BD">
        <w:t xml:space="preserve"> </w:t>
      </w:r>
      <w:r>
        <w:t>some counseling on diet, exercise, weight loss, things like that</w:t>
      </w:r>
      <w:r w:rsidR="001864BD">
        <w:t xml:space="preserve"> </w:t>
      </w:r>
      <w:r>
        <w:t>as well. But beyond that I don't give them a whole lot of materials honestly, but we do say that, if you're having issues with the diet</w:t>
      </w:r>
      <w:r w:rsidR="001864BD">
        <w:t xml:space="preserve">, </w:t>
      </w:r>
      <w:r>
        <w:t xml:space="preserve">would you be willing to see a dietitian or nutritionist or something like that for weight loss and things like that? </w:t>
      </w:r>
      <w:r w:rsidR="001864BD">
        <w:t>I</w:t>
      </w:r>
      <w:r>
        <w:t xml:space="preserve">f they're overweight obviously, but beyond that, and then we offer them, obviously the medications and that's really it. </w:t>
      </w:r>
    </w:p>
    <w:p w14:paraId="1B07292F" w14:textId="77777777" w:rsidR="001864BD" w:rsidRDefault="001864BD" w:rsidP="001864BD">
      <w:r>
        <w:rPr>
          <w:b/>
        </w:rPr>
        <w:br/>
        <w:t>[00:55:00]</w:t>
      </w:r>
    </w:p>
    <w:p w14:paraId="7CC3AF16" w14:textId="495458EC" w:rsidR="00236E5A" w:rsidRDefault="007B04E8">
      <w:r>
        <w:rPr>
          <w:b/>
        </w:rPr>
        <w:br/>
        <w:t>M:</w:t>
      </w:r>
      <w:ins w:id="107" w:author="maxwel kaimenyi" w:date="2023-11-22T16:26:00Z">
        <w:r w:rsidR="00597E8F">
          <w:rPr>
            <w:b/>
          </w:rPr>
          <w:t xml:space="preserve"> Okay.</w:t>
        </w:r>
      </w:ins>
      <w:r>
        <w:rPr>
          <w:b/>
        </w:rPr>
        <w:t xml:space="preserve"> If you were going to tell a nephrology colleague about product X, what should they know? What would you tell them about product X? </w:t>
      </w:r>
    </w:p>
    <w:p w14:paraId="7A20D5FA" w14:textId="77777777" w:rsidR="00236E5A" w:rsidRDefault="007B04E8">
      <w:r>
        <w:lastRenderedPageBreak/>
        <w:br/>
        <w:t>R: I would just say, we have yet another medication that claims to</w:t>
      </w:r>
      <w:r w:rsidR="001864BD">
        <w:t xml:space="preserve"> </w:t>
      </w:r>
      <w:r>
        <w:t xml:space="preserve">slow down the progression of CKD, particularly diabetic kidney disease or diabetic nephropathy. And it would lead to, sorry, it was a relative risk reduction of 20% of CKD progression, right? It wasn't proteinuria, right? </w:t>
      </w:r>
    </w:p>
    <w:p w14:paraId="58BDC2BE" w14:textId="77777777" w:rsidR="00236E5A" w:rsidRDefault="007B04E8">
      <w:r>
        <w:rPr>
          <w:b/>
        </w:rPr>
        <w:br/>
        <w:t xml:space="preserve">M: No, it was CKD. It was kidney disease progression. </w:t>
      </w:r>
    </w:p>
    <w:p w14:paraId="02E4D4A9" w14:textId="12A7CB7A" w:rsidR="00236E5A" w:rsidRDefault="007B04E8">
      <w:r>
        <w:br/>
        <w:t xml:space="preserve">R: </w:t>
      </w:r>
      <w:ins w:id="108" w:author="maxwel kaimenyi" w:date="2023-11-22T16:28:00Z">
        <w:r w:rsidR="004573C3">
          <w:rPr>
            <w:bCs/>
          </w:rPr>
          <w:t>K</w:t>
        </w:r>
        <w:r w:rsidR="004573C3" w:rsidRPr="004573C3">
          <w:rPr>
            <w:bCs/>
            <w:rPrChange w:id="109" w:author="maxwel kaimenyi" w:date="2023-11-22T16:28:00Z">
              <w:rPr>
                <w:b/>
              </w:rPr>
            </w:rPrChange>
          </w:rPr>
          <w:t>idney disease progression</w:t>
        </w:r>
        <w:r w:rsidR="004573C3">
          <w:rPr>
            <w:bCs/>
          </w:rPr>
          <w:t>…</w:t>
        </w:r>
        <w:r w:rsidR="004573C3">
          <w:t xml:space="preserve"> </w:t>
        </w:r>
      </w:ins>
      <w:r>
        <w:t>So</w:t>
      </w:r>
      <w:r w:rsidR="001864BD">
        <w:t>,</w:t>
      </w:r>
      <w:r>
        <w:t xml:space="preserve"> that's also even a little bit harder to quantify, I'm not sure if they want to use like a doubling of serum creatinine over a certain amount of time or what they used</w:t>
      </w:r>
      <w:r w:rsidR="001864BD">
        <w:t xml:space="preserve">, </w:t>
      </w:r>
      <w:r>
        <w:t>but I would just say</w:t>
      </w:r>
      <w:r w:rsidR="001864BD">
        <w:t>,</w:t>
      </w:r>
      <w:r>
        <w:t xml:space="preserve"> we have another tool here, but I'm not sure. I'm still not totally convinced to be honest with you. </w:t>
      </w:r>
    </w:p>
    <w:p w14:paraId="1FBEFE82" w14:textId="77777777" w:rsidR="00236E5A" w:rsidRDefault="007B04E8">
      <w:r>
        <w:rPr>
          <w:b/>
        </w:rPr>
        <w:br/>
        <w:t xml:space="preserve">M: Does this seem, we had talked earlier about different targets that diabetic nephropathy medications could address. Does product X qualify as hitting a different target in your mind? </w:t>
      </w:r>
    </w:p>
    <w:p w14:paraId="7D369405" w14:textId="7641B6F0" w:rsidR="00236E5A" w:rsidRDefault="007B04E8">
      <w:r>
        <w:br/>
        <w:t>R: So</w:t>
      </w:r>
      <w:r w:rsidR="001864BD">
        <w:t>,</w:t>
      </w:r>
      <w:r>
        <w:t xml:space="preserve"> that's a good question. I'm not sure</w:t>
      </w:r>
      <w:r w:rsidR="001864BD">
        <w:t>,</w:t>
      </w:r>
      <w:r>
        <w:t xml:space="preserve"> because </w:t>
      </w:r>
      <w:ins w:id="110" w:author="maxwel kaimenyi" w:date="2023-11-22T16:28:00Z">
        <w:r w:rsidR="004573C3">
          <w:t xml:space="preserve">like </w:t>
        </w:r>
      </w:ins>
      <w:r>
        <w:t xml:space="preserve">I think the MOA that was described there was pretty vague. We didn't really get into any sort of actual factors and there are things like that, so not really sure, tell you the truth. Probably not. I would lean towards not. </w:t>
      </w:r>
    </w:p>
    <w:p w14:paraId="31D99002" w14:textId="385C48AD" w:rsidR="00236E5A" w:rsidRDefault="007B04E8">
      <w:r>
        <w:rPr>
          <w:b/>
        </w:rPr>
        <w:br/>
        <w:t xml:space="preserve">M: </w:t>
      </w:r>
      <w:ins w:id="111" w:author="maxwel kaimenyi" w:date="2023-11-22T16:29:00Z">
        <w:r w:rsidR="004573C3">
          <w:rPr>
            <w:b/>
          </w:rPr>
          <w:t xml:space="preserve">Okay. </w:t>
        </w:r>
      </w:ins>
      <w:r>
        <w:rPr>
          <w:b/>
        </w:rPr>
        <w:t>So</w:t>
      </w:r>
      <w:r w:rsidR="001864BD">
        <w:rPr>
          <w:b/>
        </w:rPr>
        <w:t>,</w:t>
      </w:r>
      <w:r>
        <w:rPr>
          <w:b/>
        </w:rPr>
        <w:t xml:space="preserve"> I'm out of prepared questions. Doctor, I want to ask you what else, if anything, would you like to share with me today about management of diabetic nephropathy, thoughts about product X, thoughts about other treatments that are currently on the market. What else would you like to share? </w:t>
      </w:r>
    </w:p>
    <w:p w14:paraId="027670E0" w14:textId="77777777" w:rsidR="00236E5A" w:rsidRDefault="007B04E8">
      <w:r>
        <w:br/>
        <w:t xml:space="preserve">R: I think we covered quite a bit. I don't have anything else really. </w:t>
      </w:r>
    </w:p>
    <w:p w14:paraId="14D4F42E" w14:textId="77777777" w:rsidR="00236E5A" w:rsidRDefault="007B04E8">
      <w:r>
        <w:rPr>
          <w:b/>
        </w:rPr>
        <w:br/>
        <w:t xml:space="preserve">M: Okay, all right. Well, I want to thank you very much for your time today. Really appreciate this. This was very informative and I want to wish you a wonderful rest of your Tuesday and a Happy Thanksgiving. Boy, that's coming fast, isn't it? </w:t>
      </w:r>
    </w:p>
    <w:p w14:paraId="48A84209" w14:textId="77777777" w:rsidR="00236E5A" w:rsidRDefault="007B04E8">
      <w:r>
        <w:br/>
        <w:t>R: Ye</w:t>
      </w:r>
      <w:r w:rsidR="001864BD">
        <w:t>ah</w:t>
      </w:r>
      <w:r>
        <w:t xml:space="preserve">, you too. Happy Thanksgiving as well. Thank you. Take care. </w:t>
      </w:r>
    </w:p>
    <w:p w14:paraId="79FA1C06" w14:textId="77777777" w:rsidR="00236E5A" w:rsidRDefault="007B04E8">
      <w:r>
        <w:rPr>
          <w:b/>
        </w:rPr>
        <w:br/>
        <w:t xml:space="preserve">M: Thank you, sir. Yeah, appreciate your time. Thank you. </w:t>
      </w:r>
      <w:r w:rsidR="001864BD">
        <w:rPr>
          <w:b/>
        </w:rPr>
        <w:t>Bye-bye.</w:t>
      </w:r>
    </w:p>
    <w:sectPr w:rsidR="00236E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805118">
    <w:abstractNumId w:val="8"/>
  </w:num>
  <w:num w:numId="2" w16cid:durableId="678849786">
    <w:abstractNumId w:val="6"/>
  </w:num>
  <w:num w:numId="3" w16cid:durableId="1364555787">
    <w:abstractNumId w:val="5"/>
  </w:num>
  <w:num w:numId="4" w16cid:durableId="1066760555">
    <w:abstractNumId w:val="4"/>
  </w:num>
  <w:num w:numId="5" w16cid:durableId="554855864">
    <w:abstractNumId w:val="7"/>
  </w:num>
  <w:num w:numId="6" w16cid:durableId="126046410">
    <w:abstractNumId w:val="3"/>
  </w:num>
  <w:num w:numId="7" w16cid:durableId="1398552058">
    <w:abstractNumId w:val="2"/>
  </w:num>
  <w:num w:numId="8" w16cid:durableId="676616754">
    <w:abstractNumId w:val="1"/>
  </w:num>
  <w:num w:numId="9" w16cid:durableId="5722781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xwel kaimenyi">
    <w15:presenceInfo w15:providerId="Windows Live" w15:userId="1034a2b21c341e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4BD"/>
    <w:rsid w:val="001B2A19"/>
    <w:rsid w:val="00236E5A"/>
    <w:rsid w:val="0029639D"/>
    <w:rsid w:val="003021B9"/>
    <w:rsid w:val="00326F90"/>
    <w:rsid w:val="00344F23"/>
    <w:rsid w:val="00357E42"/>
    <w:rsid w:val="00443326"/>
    <w:rsid w:val="004573C3"/>
    <w:rsid w:val="004E7F3A"/>
    <w:rsid w:val="00597E8F"/>
    <w:rsid w:val="005A74C7"/>
    <w:rsid w:val="00605A93"/>
    <w:rsid w:val="0073522A"/>
    <w:rsid w:val="007B04E8"/>
    <w:rsid w:val="00813947"/>
    <w:rsid w:val="00A007FC"/>
    <w:rsid w:val="00AA1D8D"/>
    <w:rsid w:val="00B47730"/>
    <w:rsid w:val="00C30425"/>
    <w:rsid w:val="00CB0664"/>
    <w:rsid w:val="00CB6269"/>
    <w:rsid w:val="00CF7323"/>
    <w:rsid w:val="00D03B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04EA9"/>
  <w14:defaultImageDpi w14:val="300"/>
  <w15:docId w15:val="{40CEA896-45AB-3D4D-B9B4-06D77AD07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304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52699-B628-9941-8137-08E6A4830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23</Pages>
  <Words>6935</Words>
  <Characters>39534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maxwel kaimenyi</cp:lastModifiedBy>
  <cp:revision>4</cp:revision>
  <dcterms:created xsi:type="dcterms:W3CDTF">2013-12-23T23:15:00Z</dcterms:created>
  <dcterms:modified xsi:type="dcterms:W3CDTF">2023-11-22T13:29:00Z</dcterms:modified>
  <cp:category/>
</cp:coreProperties>
</file>