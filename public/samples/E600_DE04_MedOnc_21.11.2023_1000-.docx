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B287B" w14:textId="77777777" w:rsidR="00320B2C" w:rsidRDefault="00320B2C">
      <w:pPr>
        <w:rPr>
          <w:b/>
        </w:rPr>
      </w:pPr>
      <w:r>
        <w:rPr>
          <w:b/>
        </w:rPr>
        <w:t>M: Moderator</w:t>
      </w:r>
    </w:p>
    <w:p w14:paraId="31DCE0DC" w14:textId="77777777" w:rsidR="00320B2C" w:rsidRDefault="00320B2C">
      <w:pPr>
        <w:rPr>
          <w:b/>
        </w:rPr>
      </w:pPr>
      <w:r>
        <w:rPr>
          <w:b/>
        </w:rPr>
        <w:t>R: Respondent</w:t>
      </w:r>
    </w:p>
    <w:p w14:paraId="01AB1A2A" w14:textId="77777777" w:rsidR="00320B2C" w:rsidRDefault="00320B2C">
      <w:pPr>
        <w:rPr>
          <w:b/>
        </w:rPr>
      </w:pPr>
    </w:p>
    <w:p w14:paraId="1C176040" w14:textId="77777777" w:rsidR="00794308" w:rsidRPr="00320B2C" w:rsidRDefault="00D926E5">
      <w:pPr>
        <w:rPr>
          <w:b/>
        </w:rPr>
      </w:pPr>
      <w:r>
        <w:rPr>
          <w:b/>
        </w:rPr>
        <w:t>[00:00:00]</w:t>
      </w:r>
    </w:p>
    <w:p w14:paraId="47D44A6C" w14:textId="77777777" w:rsidR="00794308" w:rsidRDefault="00D926E5">
      <w:r>
        <w:rPr>
          <w:b/>
        </w:rPr>
        <w:br/>
        <w:t xml:space="preserve">M: Good morning. </w:t>
      </w:r>
    </w:p>
    <w:p w14:paraId="3637F38B" w14:textId="77777777" w:rsidR="00794308" w:rsidRDefault="00D926E5">
      <w:r>
        <w:br/>
        <w:t xml:space="preserve">R: Hello. </w:t>
      </w:r>
    </w:p>
    <w:p w14:paraId="1B86DAF7" w14:textId="77777777" w:rsidR="00794308" w:rsidRDefault="00D926E5">
      <w:r>
        <w:rPr>
          <w:b/>
        </w:rPr>
        <w:br/>
        <w:t xml:space="preserve">M: Hello, Doctor, how are you doing today? </w:t>
      </w:r>
    </w:p>
    <w:p w14:paraId="1F8AE370" w14:textId="1EE3751B" w:rsidR="00794308" w:rsidRDefault="00D926E5">
      <w:r>
        <w:br/>
        <w:t xml:space="preserve">R: Fine, and you? </w:t>
      </w:r>
    </w:p>
    <w:p w14:paraId="2E4411E3" w14:textId="77777777" w:rsidR="00794308" w:rsidRDefault="00D926E5">
      <w:r>
        <w:rPr>
          <w:b/>
        </w:rPr>
        <w:br/>
        <w:t xml:space="preserve">M: Yes, very good, thank you. Firstly, thank you very much for taking the time to speak with me today. It's very greatly appreciated. Can I just check, Doctor, have you taken part in market research like this before? </w:t>
      </w:r>
    </w:p>
    <w:p w14:paraId="046EEEE9" w14:textId="77777777" w:rsidR="00794308" w:rsidRDefault="00D926E5">
      <w:r>
        <w:br/>
        <w:t xml:space="preserve">R: Yes. </w:t>
      </w:r>
    </w:p>
    <w:p w14:paraId="2ED01206" w14:textId="77777777" w:rsidR="00794308" w:rsidRDefault="00D926E5">
      <w:r>
        <w:rPr>
          <w:b/>
        </w:rPr>
        <w:br/>
        <w:t xml:space="preserve">M: Yes, okay. And hopefully you were told upfront that the conversation will be in English today, is that right? </w:t>
      </w:r>
    </w:p>
    <w:p w14:paraId="7F503E8D" w14:textId="77777777" w:rsidR="00794308" w:rsidRDefault="00D926E5">
      <w:r>
        <w:br/>
        <w:t xml:space="preserve">R: Yes, no problem. </w:t>
      </w:r>
    </w:p>
    <w:p w14:paraId="447CA746" w14:textId="77777777" w:rsidR="00794308" w:rsidRDefault="00D926E5">
      <w:r>
        <w:rPr>
          <w:b/>
        </w:rPr>
        <w:br/>
        <w:t>M: Okay, fantastic. Again, thank you for agreeing to have the conversation in English. I do greatly appreciate it. Before we move on to the conversation itself, I just have some compliance and privacy and data protection related things that I need to go through and just check that you agree with before we start talking about non-small cell lung cancer specifically. So</w:t>
      </w:r>
      <w:r w:rsidR="00320B2C">
        <w:rPr>
          <w:b/>
        </w:rPr>
        <w:t>,</w:t>
      </w:r>
      <w:r>
        <w:rPr>
          <w:b/>
        </w:rPr>
        <w:t xml:space="preserve"> it'll take me a minute or two to get through all of that. if that sounds okay. </w:t>
      </w:r>
    </w:p>
    <w:p w14:paraId="7D2A129A" w14:textId="77777777" w:rsidR="00794308" w:rsidRDefault="00D926E5">
      <w:r>
        <w:br/>
        <w:t xml:space="preserve">R: Okay. </w:t>
      </w:r>
    </w:p>
    <w:p w14:paraId="5218868B" w14:textId="77777777" w:rsidR="00320B2C" w:rsidRDefault="00D926E5">
      <w:pPr>
        <w:rPr>
          <w:b/>
        </w:rPr>
      </w:pPr>
      <w:r>
        <w:rPr>
          <w:b/>
        </w:rPr>
        <w:br/>
        <w:t xml:space="preserve">M: Okay, so just to start with, my name is John. I work for a company called Strategic </w:t>
      </w:r>
      <w:r>
        <w:rPr>
          <w:b/>
        </w:rPr>
        <w:lastRenderedPageBreak/>
        <w:t xml:space="preserve">North. We're an independent healthcare and market research consultancy. We conduct market research on behalf of pharmaceutical companies, but I am not affiliated with any specific pharmaceutical company myself, or I'm not an employee of any pharma company. I work for an agency that does an array of research for different pharma companies. My colleague, Peter Gibson, is also on the line, and he works for the same company as me. We're both independent market researchers. He'll just be there to help capture some notes from this conversation if that sounds okay. </w:t>
      </w:r>
    </w:p>
    <w:p w14:paraId="11EE7238" w14:textId="77777777" w:rsidR="00320B2C" w:rsidRDefault="00320B2C">
      <w:pPr>
        <w:rPr>
          <w:b/>
        </w:rPr>
      </w:pPr>
    </w:p>
    <w:p w14:paraId="03A07B28" w14:textId="77777777" w:rsidR="00320B2C" w:rsidRPr="00320B2C" w:rsidRDefault="00320B2C">
      <w:r w:rsidRPr="00320B2C">
        <w:t>R: Yes.</w:t>
      </w:r>
    </w:p>
    <w:p w14:paraId="3EA15279" w14:textId="77777777" w:rsidR="00320B2C" w:rsidRDefault="00320B2C">
      <w:pPr>
        <w:rPr>
          <w:b/>
        </w:rPr>
      </w:pPr>
    </w:p>
    <w:p w14:paraId="4DE5B47D" w14:textId="77777777" w:rsidR="00794308" w:rsidRPr="00320B2C" w:rsidRDefault="00320B2C">
      <w:pPr>
        <w:rPr>
          <w:b/>
        </w:rPr>
      </w:pPr>
      <w:r>
        <w:rPr>
          <w:b/>
        </w:rPr>
        <w:t xml:space="preserve">M: </w:t>
      </w:r>
      <w:r w:rsidR="00D926E5">
        <w:rPr>
          <w:b/>
        </w:rPr>
        <w:t xml:space="preserve">I prefer not to reveal the name of the pharmaceutical company that's sponsoring the research until the end of the interview, just in case knowing this were to bias any responses throughout our discussion. Are you willing to proceed on that basis? </w:t>
      </w:r>
    </w:p>
    <w:p w14:paraId="0049F2A9" w14:textId="77777777" w:rsidR="00794308" w:rsidRDefault="00D926E5">
      <w:r>
        <w:br/>
        <w:t xml:space="preserve">R: Yes. </w:t>
      </w:r>
    </w:p>
    <w:p w14:paraId="2FEEE94E" w14:textId="77777777" w:rsidR="00794308" w:rsidRDefault="00D926E5">
      <w:r>
        <w:rPr>
          <w:b/>
        </w:rPr>
        <w:br/>
        <w:t xml:space="preserve">M: Perfect. Research today is conducted in accordance with UK and European data protection laws and various different market research codes of conduct and guidelines. What that means for you as a respondent is that all the information that you provide us with, it is treated as confidential. It's combined with feedback from other clinicians like yourself, so you do remain anonymous unless you give permission to be identified, and your information is only used for market research purposes. We might use extracts or quotes from your interviews, but they would be fully anonymized. We do need your consent in order for us to collect and use any information about you. We won't keep any personal data that you give us for longer than six months for continued market research analysis purposes only. Do you agree to those terms? </w:t>
      </w:r>
    </w:p>
    <w:p w14:paraId="7B7919BE" w14:textId="77777777" w:rsidR="00794308" w:rsidRDefault="00D926E5">
      <w:r>
        <w:br/>
        <w:t xml:space="preserve">R: Yes. </w:t>
      </w:r>
    </w:p>
    <w:p w14:paraId="6FDD9664" w14:textId="77777777" w:rsidR="00794308" w:rsidRDefault="00D926E5">
      <w:r>
        <w:rPr>
          <w:b/>
        </w:rPr>
        <w:br/>
        <w:t xml:space="preserve">M: Yes, okay. The interview is audio recorded. The transcript and with your permission, the audio recording will be available to the market research team at Strategic North, which is the market research agency that I work for. Are you happy to proceed on that basis? </w:t>
      </w:r>
    </w:p>
    <w:p w14:paraId="22DF6AA6" w14:textId="77777777" w:rsidR="00794308" w:rsidRDefault="00D926E5">
      <w:r>
        <w:br/>
        <w:t xml:space="preserve">R: Yes, thank you. </w:t>
      </w:r>
    </w:p>
    <w:p w14:paraId="700B2091" w14:textId="77777777" w:rsidR="00794308" w:rsidRDefault="00D926E5">
      <w:r>
        <w:rPr>
          <w:b/>
        </w:rPr>
        <w:lastRenderedPageBreak/>
        <w:br/>
        <w:t xml:space="preserve">M: Okay. Members of the sponsoring pharmaceutical companies, marketing, medical and insights team may ask to listen to the audio or video recording of the interview. That would be for intelligence and market research purposes only. Do you agree that we may share the recording with them if it is requested? </w:t>
      </w:r>
    </w:p>
    <w:p w14:paraId="75ED58B4" w14:textId="77777777" w:rsidR="00794308" w:rsidRDefault="00D926E5">
      <w:r>
        <w:br/>
        <w:t xml:space="preserve">R: Yes. </w:t>
      </w:r>
    </w:p>
    <w:p w14:paraId="2D70DF50" w14:textId="77777777" w:rsidR="00794308" w:rsidRDefault="00D926E5">
      <w:r>
        <w:rPr>
          <w:b/>
        </w:rPr>
        <w:br/>
        <w:t>M: Yes, okay. Just a quick note on adverse event reporting as well. So</w:t>
      </w:r>
      <w:r w:rsidR="00320B2C">
        <w:rPr>
          <w:b/>
        </w:rPr>
        <w:t>,</w:t>
      </w:r>
      <w:r>
        <w:rPr>
          <w:b/>
        </w:rPr>
        <w:t xml:space="preserve"> we are required to pass on the sponsor of the details of any adverse events that are mentioned in the course of market research interviews. Should you mention an adverse event in a specific patient during discussion relating to one of the sponsoring company's products, we will need to report the adverse event even if you've already reported it directly to the company or the regulatory authorities. The sponsoring pharmaceutical client may wish to request further information from you. So</w:t>
      </w:r>
      <w:r w:rsidR="00320B2C">
        <w:rPr>
          <w:b/>
        </w:rPr>
        <w:t>,</w:t>
      </w:r>
      <w:r>
        <w:rPr>
          <w:b/>
        </w:rPr>
        <w:t xml:space="preserve"> if this were to happen, I can have a discussion with you around remaining anonymous and not on your details for the purpose of that specific adverse event only. So</w:t>
      </w:r>
      <w:r w:rsidR="00320B2C">
        <w:rPr>
          <w:b/>
        </w:rPr>
        <w:t>,</w:t>
      </w:r>
      <w:r>
        <w:rPr>
          <w:b/>
        </w:rPr>
        <w:t xml:space="preserve"> we will, as I say, we'll cover that if an adverse event is raised. Are you happy to proceed on that basis? </w:t>
      </w:r>
    </w:p>
    <w:p w14:paraId="5E33C585" w14:textId="77777777" w:rsidR="00794308" w:rsidRDefault="00D926E5">
      <w:r>
        <w:br/>
        <w:t xml:space="preserve">R: Yes, no problem. </w:t>
      </w:r>
    </w:p>
    <w:p w14:paraId="032D67C5" w14:textId="77777777" w:rsidR="00794308" w:rsidRDefault="00D926E5">
      <w:r>
        <w:rPr>
          <w:b/>
        </w:rPr>
        <w:br/>
        <w:t>M: No problem. Okay, fantastic. So</w:t>
      </w:r>
      <w:r w:rsidR="00320B2C">
        <w:rPr>
          <w:b/>
        </w:rPr>
        <w:t>,</w:t>
      </w:r>
      <w:r>
        <w:rPr>
          <w:b/>
        </w:rPr>
        <w:t xml:space="preserve"> just to start with, Doctor, could you give me a very brief overview of the type of centre that you work in? </w:t>
      </w:r>
    </w:p>
    <w:p w14:paraId="7FF2ABFB" w14:textId="77777777" w:rsidR="00320B2C" w:rsidRDefault="00320B2C" w:rsidP="00320B2C">
      <w:r>
        <w:rPr>
          <w:b/>
        </w:rPr>
        <w:br/>
        <w:t>[00:05:00]</w:t>
      </w:r>
    </w:p>
    <w:p w14:paraId="1BBCBDF7" w14:textId="77777777" w:rsidR="00794308" w:rsidRDefault="00D926E5">
      <w:r>
        <w:br/>
        <w:t xml:space="preserve">R: Yes, I work in the university </w:t>
      </w:r>
      <w:r w:rsidR="00320B2C">
        <w:t>center</w:t>
      </w:r>
      <w:r>
        <w:t xml:space="preserve">, the tumor </w:t>
      </w:r>
      <w:r w:rsidR="00320B2C">
        <w:t>center</w:t>
      </w:r>
      <w:r>
        <w:t xml:space="preserve">. The tumor board, and since many years, I'm involved even especially in therapy of lung cancer patients. </w:t>
      </w:r>
    </w:p>
    <w:p w14:paraId="32D06800" w14:textId="77777777" w:rsidR="00794308" w:rsidRDefault="00D926E5">
      <w:r>
        <w:rPr>
          <w:b/>
        </w:rPr>
        <w:br/>
        <w:t>M: Okay, great. And for the purpose of the conversation today, I'd like to focus specifically on resectable disease. So</w:t>
      </w:r>
      <w:r w:rsidR="00320B2C">
        <w:rPr>
          <w:b/>
        </w:rPr>
        <w:t>,</w:t>
      </w:r>
      <w:r>
        <w:rPr>
          <w:b/>
        </w:rPr>
        <w:t xml:space="preserve"> we won't be talking about metastatic at all during this conversation, if that sounds okay? </w:t>
      </w:r>
    </w:p>
    <w:p w14:paraId="0032957B" w14:textId="77777777" w:rsidR="00794308" w:rsidRDefault="00D926E5">
      <w:r>
        <w:br/>
        <w:t xml:space="preserve">R: Yes. </w:t>
      </w:r>
    </w:p>
    <w:p w14:paraId="2F9D3C1E" w14:textId="77777777" w:rsidR="00794308" w:rsidRDefault="00D926E5">
      <w:r>
        <w:rPr>
          <w:b/>
        </w:rPr>
        <w:br/>
        <w:t xml:space="preserve">M: So, roughly Doctor, in the past three months, how many patients would you have </w:t>
      </w:r>
      <w:r>
        <w:rPr>
          <w:b/>
        </w:rPr>
        <w:lastRenderedPageBreak/>
        <w:t xml:space="preserve">had under your care who do have resectable disease and have gone on to successfully undergo surgery? </w:t>
      </w:r>
    </w:p>
    <w:p w14:paraId="3E1819BA" w14:textId="77777777" w:rsidR="0061447A" w:rsidRDefault="00D926E5">
      <w:r>
        <w:br/>
        <w:t xml:space="preserve">R: Around 100 patients, I would say. </w:t>
      </w:r>
    </w:p>
    <w:p w14:paraId="3D9FB9BB" w14:textId="77777777" w:rsidR="0061447A" w:rsidRDefault="0061447A"/>
    <w:p w14:paraId="33A50783" w14:textId="77777777" w:rsidR="0061447A" w:rsidRPr="0061447A" w:rsidRDefault="0061447A">
      <w:pPr>
        <w:rPr>
          <w:b/>
        </w:rPr>
      </w:pPr>
      <w:r w:rsidRPr="0061447A">
        <w:rPr>
          <w:b/>
        </w:rPr>
        <w:t xml:space="preserve">M: </w:t>
      </w:r>
      <w:r w:rsidR="00D926E5" w:rsidRPr="0061447A">
        <w:rPr>
          <w:b/>
        </w:rPr>
        <w:t xml:space="preserve">Around what? </w:t>
      </w:r>
    </w:p>
    <w:p w14:paraId="5D1DF87E" w14:textId="77777777" w:rsidR="0061447A" w:rsidRDefault="0061447A"/>
    <w:p w14:paraId="61D2D3B0" w14:textId="77777777" w:rsidR="00794308" w:rsidRDefault="0061447A">
      <w:r>
        <w:t xml:space="preserve">M: </w:t>
      </w:r>
      <w:r w:rsidR="00D926E5">
        <w:t xml:space="preserve">120, yes. </w:t>
      </w:r>
    </w:p>
    <w:p w14:paraId="700FDF93" w14:textId="77777777" w:rsidR="00794308" w:rsidRDefault="00D926E5">
      <w:r>
        <w:rPr>
          <w:b/>
        </w:rPr>
        <w:br/>
        <w:t xml:space="preserve">M: 100 or 120? </w:t>
      </w:r>
    </w:p>
    <w:p w14:paraId="2C010609" w14:textId="77777777" w:rsidR="00794308" w:rsidRDefault="00D926E5">
      <w:r>
        <w:br/>
        <w:t xml:space="preserve">R: Yes. </w:t>
      </w:r>
    </w:p>
    <w:p w14:paraId="3E515605" w14:textId="77777777" w:rsidR="00794308" w:rsidRDefault="00D926E5">
      <w:r>
        <w:rPr>
          <w:b/>
        </w:rPr>
        <w:br/>
        <w:t xml:space="preserve">M: And how many of those patients would go on to receive adjuvant immunotherapy post-surgery? </w:t>
      </w:r>
    </w:p>
    <w:p w14:paraId="515DD3FC" w14:textId="77777777" w:rsidR="00794308" w:rsidRDefault="00D926E5">
      <w:r>
        <w:br/>
        <w:t xml:space="preserve">R: I would say around 60 or 70 patients. </w:t>
      </w:r>
    </w:p>
    <w:p w14:paraId="179A400B" w14:textId="77777777" w:rsidR="00794308" w:rsidRDefault="00D926E5">
      <w:r>
        <w:rPr>
          <w:b/>
        </w:rPr>
        <w:br/>
        <w:t xml:space="preserve">M: 60 or 70 patients receive adjuvant immunotherapy? Okay. And when you initiate adjuvant immunotherapy, what would you describe as your primary treatment goals for those patients? </w:t>
      </w:r>
    </w:p>
    <w:p w14:paraId="1397A324" w14:textId="77777777" w:rsidR="00794308" w:rsidRDefault="00D926E5">
      <w:r>
        <w:br/>
        <w:t xml:space="preserve">R: Treatment goal is even to improve the efficiency of the, maybe, operation, or some patients get also new adjuvant therapy. I think that with systemic therapy, you will improve the PFS and also to have a better maintenance of the results for longer time, even to improve the prognosis over a longer time. </w:t>
      </w:r>
    </w:p>
    <w:p w14:paraId="3B5A57F2" w14:textId="77777777" w:rsidR="00794308" w:rsidRDefault="00D926E5">
      <w:r>
        <w:rPr>
          <w:b/>
        </w:rPr>
        <w:br/>
        <w:t xml:space="preserve">M: Okay. And which adjuvant immunotherapy approaches do you have available to you at the minute, doctor? </w:t>
      </w:r>
    </w:p>
    <w:p w14:paraId="13ECBDC7" w14:textId="77777777" w:rsidR="00794308" w:rsidRDefault="00D926E5">
      <w:r>
        <w:br/>
        <w:t xml:space="preserve">R: Yes. There are some studies, and we know that last time even there are some studies on the way, and we have from the immunotherapy, we have </w:t>
      </w:r>
      <w:r w:rsidR="0061447A">
        <w:t>Atezolizumab</w:t>
      </w:r>
      <w:r>
        <w:t xml:space="preserve">, </w:t>
      </w:r>
      <w:r w:rsidR="0061447A">
        <w:t>Rituximab</w:t>
      </w:r>
      <w:r>
        <w:t xml:space="preserve">, </w:t>
      </w:r>
      <w:r w:rsidR="0061447A">
        <w:t>N</w:t>
      </w:r>
      <w:r>
        <w:t xml:space="preserve">ivolumab, </w:t>
      </w:r>
      <w:r w:rsidR="0061447A">
        <w:t>P</w:t>
      </w:r>
      <w:r>
        <w:t xml:space="preserve">embrolizumab, and otherwise, you can even make a combination with platin-based or </w:t>
      </w:r>
      <w:r w:rsidR="0061447A">
        <w:t>C</w:t>
      </w:r>
      <w:r>
        <w:t xml:space="preserve">arboplatin or </w:t>
      </w:r>
      <w:r w:rsidR="0061447A">
        <w:t>Docetaxel</w:t>
      </w:r>
      <w:r w:rsidR="0061447A">
        <w:rPr>
          <w:lang w:val="ka-GE"/>
        </w:rPr>
        <w:t>,</w:t>
      </w:r>
      <w:r w:rsidR="0061447A">
        <w:t xml:space="preserve"> Paclitaxel</w:t>
      </w:r>
      <w:r>
        <w:t xml:space="preserve"> chemotherapy. </w:t>
      </w:r>
    </w:p>
    <w:p w14:paraId="7C392D1E" w14:textId="77777777" w:rsidR="00794308" w:rsidRDefault="00D926E5">
      <w:r>
        <w:rPr>
          <w:b/>
        </w:rPr>
        <w:lastRenderedPageBreak/>
        <w:br/>
        <w:t xml:space="preserve">M: Okay. And all of these agents that you mentioned, are you able to prescribe them at the moment, or some of them still do your investigation? </w:t>
      </w:r>
    </w:p>
    <w:p w14:paraId="3884D016" w14:textId="77777777" w:rsidR="00794308" w:rsidRDefault="00D926E5">
      <w:r>
        <w:br/>
        <w:t xml:space="preserve">R: No, it's no problem. At the university, we have, even so far, we have no bigger problems. </w:t>
      </w:r>
    </w:p>
    <w:p w14:paraId="5A2F9CF4" w14:textId="77777777" w:rsidR="00794308" w:rsidRDefault="00D926E5">
      <w:r>
        <w:rPr>
          <w:b/>
        </w:rPr>
        <w:br/>
        <w:t>M: Okay. So</w:t>
      </w:r>
      <w:r w:rsidR="0061447A">
        <w:rPr>
          <w:b/>
        </w:rPr>
        <w:t>,</w:t>
      </w:r>
      <w:r>
        <w:rPr>
          <w:b/>
        </w:rPr>
        <w:t xml:space="preserve"> if you wanted to prescribe </w:t>
      </w:r>
      <w:r w:rsidR="0061447A">
        <w:rPr>
          <w:b/>
        </w:rPr>
        <w:t>A</w:t>
      </w:r>
      <w:r>
        <w:rPr>
          <w:b/>
        </w:rPr>
        <w:t>te</w:t>
      </w:r>
      <w:r w:rsidR="0061447A">
        <w:rPr>
          <w:b/>
        </w:rPr>
        <w:t>z</w:t>
      </w:r>
      <w:r>
        <w:rPr>
          <w:b/>
        </w:rPr>
        <w:t xml:space="preserve">olizumab or </w:t>
      </w:r>
      <w:r w:rsidR="0061447A">
        <w:rPr>
          <w:b/>
        </w:rPr>
        <w:t>P</w:t>
      </w:r>
      <w:r>
        <w:rPr>
          <w:b/>
        </w:rPr>
        <w:t xml:space="preserve">embrolizumab, for example, you would be able to prescribe both of those treatments? </w:t>
      </w:r>
    </w:p>
    <w:p w14:paraId="6FA528FC" w14:textId="77777777" w:rsidR="00794308" w:rsidRDefault="00D926E5">
      <w:r>
        <w:br/>
        <w:t xml:space="preserve">R: And one thing I forgot, also, </w:t>
      </w:r>
      <w:r w:rsidR="0061447A">
        <w:t>Nivolumab</w:t>
      </w:r>
      <w:r>
        <w:t xml:space="preserve">. </w:t>
      </w:r>
    </w:p>
    <w:p w14:paraId="2E223E6A" w14:textId="77777777" w:rsidR="00794308" w:rsidRDefault="00D926E5">
      <w:r>
        <w:rPr>
          <w:b/>
        </w:rPr>
        <w:br/>
        <w:t xml:space="preserve">M: </w:t>
      </w:r>
      <w:r w:rsidR="0061447A">
        <w:rPr>
          <w:b/>
        </w:rPr>
        <w:t>Nivolumab</w:t>
      </w:r>
      <w:r>
        <w:rPr>
          <w:b/>
        </w:rPr>
        <w:t xml:space="preserve"> as well. </w:t>
      </w:r>
    </w:p>
    <w:p w14:paraId="72C12D84" w14:textId="77777777" w:rsidR="00794308" w:rsidRDefault="00D926E5">
      <w:r>
        <w:br/>
        <w:t xml:space="preserve">R: </w:t>
      </w:r>
      <w:r w:rsidR="0061447A">
        <w:t>Yes</w:t>
      </w:r>
      <w:r>
        <w:t xml:space="preserve">. </w:t>
      </w:r>
    </w:p>
    <w:p w14:paraId="77FC05F4" w14:textId="77777777" w:rsidR="00794308" w:rsidRDefault="00D926E5">
      <w:r>
        <w:rPr>
          <w:b/>
        </w:rPr>
        <w:br/>
        <w:t xml:space="preserve">M: Okay. And how about neo adjuvant approaches? Are you able to prescribe immunotherapy there? </w:t>
      </w:r>
    </w:p>
    <w:p w14:paraId="1A7D5C27" w14:textId="77777777" w:rsidR="00794308" w:rsidRDefault="00D926E5">
      <w:r>
        <w:br/>
        <w:t xml:space="preserve">R: Yes. Even the last time, that was also very successful, or we know the studies and have also good experience, and it's the same. We have </w:t>
      </w:r>
      <w:r w:rsidR="0061447A">
        <w:t>Nivolumab</w:t>
      </w:r>
      <w:r>
        <w:t xml:space="preserve"> and </w:t>
      </w:r>
      <w:r w:rsidR="0061447A">
        <w:t>P</w:t>
      </w:r>
      <w:r>
        <w:t xml:space="preserve">embrolizumab, and there's also some results with some, we use </w:t>
      </w:r>
      <w:r w:rsidR="0061447A">
        <w:t>A</w:t>
      </w:r>
      <w:r>
        <w:t>te</w:t>
      </w:r>
      <w:r w:rsidR="0061447A">
        <w:t>z</w:t>
      </w:r>
      <w:r>
        <w:t xml:space="preserve">olizumab. </w:t>
      </w:r>
    </w:p>
    <w:p w14:paraId="5644F70B" w14:textId="77777777" w:rsidR="00794308" w:rsidRDefault="00D926E5">
      <w:r>
        <w:rPr>
          <w:b/>
        </w:rPr>
        <w:br/>
        <w:t xml:space="preserve">M: As neo adjuvant approaches? </w:t>
      </w:r>
    </w:p>
    <w:p w14:paraId="2EC647A6" w14:textId="77777777" w:rsidR="00794308" w:rsidRDefault="00D926E5">
      <w:r>
        <w:br/>
        <w:t xml:space="preserve">R: Yes. </w:t>
      </w:r>
    </w:p>
    <w:p w14:paraId="07B77F4E" w14:textId="77777777" w:rsidR="00794308" w:rsidRDefault="00D926E5">
      <w:r>
        <w:rPr>
          <w:b/>
        </w:rPr>
        <w:br/>
        <w:t>M: So</w:t>
      </w:r>
      <w:r w:rsidR="0061447A">
        <w:rPr>
          <w:b/>
        </w:rPr>
        <w:t>,</w:t>
      </w:r>
      <w:r>
        <w:rPr>
          <w:b/>
        </w:rPr>
        <w:t xml:space="preserve"> </w:t>
      </w:r>
      <w:r w:rsidR="0061447A">
        <w:rPr>
          <w:b/>
        </w:rPr>
        <w:t>P</w:t>
      </w:r>
      <w:r>
        <w:rPr>
          <w:b/>
        </w:rPr>
        <w:t xml:space="preserve">embrolizumab or </w:t>
      </w:r>
      <w:r w:rsidR="0061447A">
        <w:rPr>
          <w:b/>
        </w:rPr>
        <w:t>N</w:t>
      </w:r>
      <w:r>
        <w:rPr>
          <w:b/>
        </w:rPr>
        <w:t xml:space="preserve">ivolumab or </w:t>
      </w:r>
      <w:r w:rsidR="0061447A">
        <w:rPr>
          <w:b/>
        </w:rPr>
        <w:t>Atezolizumab</w:t>
      </w:r>
      <w:r>
        <w:rPr>
          <w:b/>
        </w:rPr>
        <w:t xml:space="preserve"> as neo adjuvant? </w:t>
      </w:r>
    </w:p>
    <w:p w14:paraId="259B7834" w14:textId="77777777" w:rsidR="00794308" w:rsidRDefault="00D926E5">
      <w:r>
        <w:br/>
        <w:t xml:space="preserve">R: In most cases, a combination with chemotherapy, and there's also, we take part in the new course study from </w:t>
      </w:r>
      <w:r w:rsidR="0061447A">
        <w:t>Nivolumab</w:t>
      </w:r>
      <w:r>
        <w:t xml:space="preserve"> with immunotherapy and chemotherapy. </w:t>
      </w:r>
    </w:p>
    <w:p w14:paraId="585F2474" w14:textId="77777777" w:rsidR="00794308" w:rsidRDefault="00D926E5">
      <w:r>
        <w:rPr>
          <w:b/>
        </w:rPr>
        <w:br/>
        <w:t>M: Okay. So</w:t>
      </w:r>
      <w:r w:rsidR="0061447A">
        <w:rPr>
          <w:b/>
        </w:rPr>
        <w:t>,</w:t>
      </w:r>
      <w:r>
        <w:rPr>
          <w:b/>
        </w:rPr>
        <w:t xml:space="preserve"> are these all clinical trials, doctor, that have happened? Have you been involved in clinical trials in your hospital in these various approaches? </w:t>
      </w:r>
    </w:p>
    <w:p w14:paraId="55064D82" w14:textId="77777777" w:rsidR="00794308" w:rsidRDefault="00D926E5">
      <w:r>
        <w:br/>
        <w:t xml:space="preserve">R: Yes. </w:t>
      </w:r>
    </w:p>
    <w:p w14:paraId="6DD8461F" w14:textId="77777777" w:rsidR="00794308" w:rsidRDefault="00D926E5">
      <w:r>
        <w:rPr>
          <w:b/>
        </w:rPr>
        <w:lastRenderedPageBreak/>
        <w:br/>
        <w:t xml:space="preserve">M: Yes. Okay. </w:t>
      </w:r>
    </w:p>
    <w:p w14:paraId="1D07018F" w14:textId="77777777" w:rsidR="00794308" w:rsidRDefault="00D926E5">
      <w:r>
        <w:br/>
        <w:t xml:space="preserve">R: Of course, but in some approaches, we performed also, we take part. And in some situations, we take over even the same </w:t>
      </w:r>
      <w:r w:rsidR="00BA66A4">
        <w:t>schema</w:t>
      </w:r>
      <w:r>
        <w:t xml:space="preserve">. </w:t>
      </w:r>
    </w:p>
    <w:p w14:paraId="30D38CD0" w14:textId="77777777" w:rsidR="00794308" w:rsidRDefault="00D926E5">
      <w:r>
        <w:rPr>
          <w:b/>
        </w:rPr>
        <w:br/>
        <w:t>M: Okay. Because it does sound like you have quite a wide array of options available to you, possibly more so than some other oncologists that I've spoken to. So</w:t>
      </w:r>
      <w:r w:rsidR="00BA66A4">
        <w:rPr>
          <w:b/>
        </w:rPr>
        <w:t>,</w:t>
      </w:r>
      <w:r>
        <w:rPr>
          <w:b/>
        </w:rPr>
        <w:t xml:space="preserve"> I find that quite interesting that you do have such a varied</w:t>
      </w:r>
      <w:r w:rsidR="00BA66A4">
        <w:rPr>
          <w:b/>
        </w:rPr>
        <w:t>..</w:t>
      </w:r>
      <w:r>
        <w:rPr>
          <w:b/>
        </w:rPr>
        <w:t xml:space="preserve">. </w:t>
      </w:r>
    </w:p>
    <w:p w14:paraId="3ECDD470" w14:textId="77777777" w:rsidR="00794308" w:rsidRDefault="00D926E5">
      <w:r>
        <w:br/>
        <w:t>R: Yes. In the university, we have the possibility and we are maybe one of the bigge</w:t>
      </w:r>
      <w:r w:rsidR="00BA66A4">
        <w:t>st</w:t>
      </w:r>
      <w:r>
        <w:t xml:space="preserve"> centers also. </w:t>
      </w:r>
    </w:p>
    <w:p w14:paraId="795BB476" w14:textId="77777777" w:rsidR="00794308" w:rsidRDefault="00D926E5">
      <w:r>
        <w:rPr>
          <w:b/>
        </w:rPr>
        <w:br/>
        <w:t>M: Okay. That makes sense. So</w:t>
      </w:r>
      <w:r w:rsidR="00BA66A4">
        <w:rPr>
          <w:b/>
        </w:rPr>
        <w:t>,</w:t>
      </w:r>
      <w:r>
        <w:rPr>
          <w:b/>
        </w:rPr>
        <w:t xml:space="preserve"> I'd just like to focus on the adjuvant space now. So</w:t>
      </w:r>
      <w:r w:rsidR="00BA66A4">
        <w:rPr>
          <w:b/>
        </w:rPr>
        <w:t>,</w:t>
      </w:r>
      <w:r>
        <w:rPr>
          <w:b/>
        </w:rPr>
        <w:t xml:space="preserve"> I just, I'm interested in understanding how you select patients for different immunotherapy approaches in the adjuvant space. So</w:t>
      </w:r>
      <w:r w:rsidR="00BA66A4">
        <w:rPr>
          <w:b/>
        </w:rPr>
        <w:t>,</w:t>
      </w:r>
      <w:r>
        <w:rPr>
          <w:b/>
        </w:rPr>
        <w:t xml:space="preserve"> </w:t>
      </w:r>
      <w:r w:rsidR="00BA66A4">
        <w:rPr>
          <w:b/>
        </w:rPr>
        <w:t>in</w:t>
      </w:r>
      <w:r>
        <w:rPr>
          <w:b/>
        </w:rPr>
        <w:t xml:space="preserve"> terms of </w:t>
      </w:r>
      <w:r w:rsidR="00BA66A4">
        <w:rPr>
          <w:b/>
        </w:rPr>
        <w:t>Atezolizumab</w:t>
      </w:r>
      <w:r>
        <w:rPr>
          <w:b/>
        </w:rPr>
        <w:t xml:space="preserve">, we'll start with that. Which patients would tend to receive </w:t>
      </w:r>
      <w:r w:rsidR="00BA66A4">
        <w:rPr>
          <w:b/>
        </w:rPr>
        <w:t>Atezolizumab</w:t>
      </w:r>
      <w:r>
        <w:rPr>
          <w:b/>
        </w:rPr>
        <w:t xml:space="preserve">? </w:t>
      </w:r>
    </w:p>
    <w:p w14:paraId="4E2702A9" w14:textId="77777777" w:rsidR="00BA66A4" w:rsidRDefault="00BA66A4" w:rsidP="00BA66A4">
      <w:r>
        <w:rPr>
          <w:b/>
        </w:rPr>
        <w:br/>
        <w:t>[00:10:00]</w:t>
      </w:r>
    </w:p>
    <w:p w14:paraId="499DE788" w14:textId="77777777" w:rsidR="00794308" w:rsidRDefault="00D926E5">
      <w:r>
        <w:br/>
        <w:t xml:space="preserve">R: </w:t>
      </w:r>
      <w:r w:rsidR="00BA66A4">
        <w:t>Atezolizumab</w:t>
      </w:r>
      <w:r>
        <w:t xml:space="preserve">, we have some experience, I know even some results also from other studies and other cancers and tumors. And there are two things. One thing is patient performance, and the other one is tumor situation, even from the T&amp;M stage, the staging of the tumor, and also the biomarkers. Those are two important points we discussed in the tumor board. And then the other thing is options, even more so than that, there should be a complete resection. And a zero resection. And the other thing is really the pathologic response rate. That's very important even to see, or the response rate, the pathological findings. </w:t>
      </w:r>
    </w:p>
    <w:p w14:paraId="49C839F3" w14:textId="77777777" w:rsidR="00794308" w:rsidRDefault="00D926E5">
      <w:r>
        <w:rPr>
          <w:b/>
        </w:rPr>
        <w:br/>
        <w:t xml:space="preserve">M: Okay, so a few different variables. I guess I'm quite interested in knowing, is there a certain type of patient would receive </w:t>
      </w:r>
      <w:r w:rsidR="00BA66A4">
        <w:rPr>
          <w:b/>
        </w:rPr>
        <w:t>Atezolizumab</w:t>
      </w:r>
      <w:r>
        <w:rPr>
          <w:b/>
        </w:rPr>
        <w:t xml:space="preserve">, and is there a certain type of patient that would receive </w:t>
      </w:r>
      <w:r w:rsidR="00BA66A4">
        <w:rPr>
          <w:b/>
        </w:rPr>
        <w:t>P</w:t>
      </w:r>
      <w:r>
        <w:rPr>
          <w:b/>
        </w:rPr>
        <w:t xml:space="preserve">embrolizumab? </w:t>
      </w:r>
    </w:p>
    <w:p w14:paraId="21640E8C" w14:textId="77777777" w:rsidR="00794308" w:rsidRDefault="00D926E5">
      <w:r>
        <w:br/>
        <w:t xml:space="preserve">R: I think </w:t>
      </w:r>
      <w:r w:rsidR="00BA66A4">
        <w:t>Pe</w:t>
      </w:r>
      <w:r>
        <w:t>mbrolizumab that are more patients</w:t>
      </w:r>
      <w:r w:rsidR="00BA66A4">
        <w:t>,</w:t>
      </w:r>
      <w:r>
        <w:t xml:space="preserve"> even that shows efficiency in patients with P</w:t>
      </w:r>
      <w:r w:rsidR="00BA66A4">
        <w:t>D-</w:t>
      </w:r>
      <w:r>
        <w:t>L1 expression, more or less even better experience, better results in patients with higher expression. But we use it also in patients with low expression or without expression. And that is one reason. And on the other side, they should have an EC</w:t>
      </w:r>
      <w:r w:rsidR="00BA66A4">
        <w:t>O</w:t>
      </w:r>
      <w:r>
        <w:t xml:space="preserve">G, not under </w:t>
      </w:r>
      <w:r w:rsidR="00BA66A4">
        <w:t>2</w:t>
      </w:r>
      <w:r>
        <w:t>, EC</w:t>
      </w:r>
      <w:r w:rsidR="00BA66A4">
        <w:t>O</w:t>
      </w:r>
      <w:r>
        <w:t>G</w:t>
      </w:r>
      <w:r w:rsidR="00BA66A4">
        <w:t xml:space="preserve"> </w:t>
      </w:r>
      <w:r>
        <w:lastRenderedPageBreak/>
        <w:t>0 to</w:t>
      </w:r>
      <w:r w:rsidR="00BA66A4">
        <w:t>2</w:t>
      </w:r>
      <w:r>
        <w:t xml:space="preserve">, and no problems with blamonitis or something, or diarrhea, or high immunosuppression state with </w:t>
      </w:r>
      <w:r w:rsidR="00BA66A4">
        <w:t>neutropenia also</w:t>
      </w:r>
      <w:r>
        <w:t xml:space="preserve">. </w:t>
      </w:r>
    </w:p>
    <w:p w14:paraId="168EE096" w14:textId="77777777" w:rsidR="00BA66A4" w:rsidRDefault="00D926E5">
      <w:pPr>
        <w:rPr>
          <w:b/>
        </w:rPr>
      </w:pPr>
      <w:r>
        <w:rPr>
          <w:b/>
        </w:rPr>
        <w:br/>
        <w:t xml:space="preserve">M: Okay, so this is </w:t>
      </w:r>
      <w:r w:rsidR="00BA66A4">
        <w:rPr>
          <w:b/>
        </w:rPr>
        <w:t>P</w:t>
      </w:r>
      <w:r>
        <w:rPr>
          <w:b/>
        </w:rPr>
        <w:t xml:space="preserve">embrolizumab. It depends on PD-L1 expression. You said that you think it's shown particularly good outcomes in high expressors, but it's also </w:t>
      </w:r>
      <w:r w:rsidR="00BA66A4">
        <w:rPr>
          <w:b/>
        </w:rPr>
        <w:t>sorts</w:t>
      </w:r>
      <w:r>
        <w:rPr>
          <w:b/>
        </w:rPr>
        <w:t xml:space="preserve"> of suitable for low </w:t>
      </w:r>
      <w:r w:rsidR="00BA66A4">
        <w:rPr>
          <w:b/>
        </w:rPr>
        <w:t>expressers</w:t>
      </w:r>
      <w:r>
        <w:rPr>
          <w:b/>
        </w:rPr>
        <w:t>?</w:t>
      </w:r>
    </w:p>
    <w:p w14:paraId="024A982A" w14:textId="77777777" w:rsidR="00BA66A4" w:rsidRDefault="00BA66A4">
      <w:pPr>
        <w:rPr>
          <w:b/>
        </w:rPr>
      </w:pPr>
      <w:r>
        <w:rPr>
          <w:b/>
        </w:rPr>
        <w:br/>
        <w:t>R:</w:t>
      </w:r>
      <w:r w:rsidR="00D926E5">
        <w:rPr>
          <w:b/>
        </w:rPr>
        <w:t xml:space="preserve"> Yes.</w:t>
      </w:r>
    </w:p>
    <w:p w14:paraId="02BC232E" w14:textId="77777777" w:rsidR="00BA66A4" w:rsidRDefault="00BA66A4">
      <w:pPr>
        <w:rPr>
          <w:b/>
        </w:rPr>
      </w:pPr>
    </w:p>
    <w:p w14:paraId="069E5DBB" w14:textId="77777777" w:rsidR="00794308" w:rsidRDefault="00BA66A4">
      <w:r>
        <w:rPr>
          <w:b/>
        </w:rPr>
        <w:t>M: Yes.</w:t>
      </w:r>
      <w:r w:rsidR="00D926E5">
        <w:rPr>
          <w:b/>
        </w:rPr>
        <w:t xml:space="preserve"> Okay. And what about, how does </w:t>
      </w:r>
      <w:r>
        <w:rPr>
          <w:b/>
        </w:rPr>
        <w:t>Atezolizumab</w:t>
      </w:r>
      <w:r w:rsidR="00D926E5">
        <w:rPr>
          <w:b/>
        </w:rPr>
        <w:t xml:space="preserve"> fit in there? If those are the suitable patients for </w:t>
      </w:r>
      <w:r>
        <w:rPr>
          <w:b/>
        </w:rPr>
        <w:t>P</w:t>
      </w:r>
      <w:r w:rsidR="00D926E5">
        <w:rPr>
          <w:b/>
        </w:rPr>
        <w:t xml:space="preserve">embrolizumab? </w:t>
      </w:r>
    </w:p>
    <w:p w14:paraId="047E7406" w14:textId="77777777" w:rsidR="00794308" w:rsidRDefault="00D926E5">
      <w:r>
        <w:br/>
        <w:t xml:space="preserve">R: It's, it showed even better results, I think in patients with higher expression. And this is very good results even from the Empower study. Therefore, I think from the side effects or even from the security, it's also similar from the dosage. It's maybe, it's a little bit inferior to </w:t>
      </w:r>
      <w:r w:rsidR="00BA66A4">
        <w:t>P</w:t>
      </w:r>
      <w:r>
        <w:t xml:space="preserve">embrolizumab. </w:t>
      </w:r>
    </w:p>
    <w:p w14:paraId="0235B2A9" w14:textId="77777777" w:rsidR="00794308" w:rsidRDefault="00D926E5">
      <w:r>
        <w:rPr>
          <w:b/>
        </w:rPr>
        <w:br/>
        <w:t>M: Okay. So</w:t>
      </w:r>
      <w:r w:rsidR="00BA66A4">
        <w:rPr>
          <w:b/>
        </w:rPr>
        <w:t>,</w:t>
      </w:r>
      <w:r>
        <w:rPr>
          <w:b/>
        </w:rPr>
        <w:t xml:space="preserve"> if you had a patient who was a high expressor, say greater than 50% PD-L1 expression, which treatment approach would you be considering for them? Because it's quite similar. </w:t>
      </w:r>
    </w:p>
    <w:p w14:paraId="6113A4B0" w14:textId="77777777" w:rsidR="00BA66A4" w:rsidRDefault="00D926E5">
      <w:r>
        <w:br/>
        <w:t xml:space="preserve">R: Yeah, it takes some experience, but I think at the moment we would prefer </w:t>
      </w:r>
      <w:r w:rsidR="00BA66A4">
        <w:t>P</w:t>
      </w:r>
      <w:r>
        <w:t>embrolizumab because even the PFS and the response rate would be superior.</w:t>
      </w:r>
    </w:p>
    <w:p w14:paraId="49A1E3B6" w14:textId="77777777" w:rsidR="00BA66A4" w:rsidRDefault="00BA66A4"/>
    <w:p w14:paraId="62A9881E" w14:textId="77777777" w:rsidR="00BA66A4" w:rsidRPr="00BA66A4" w:rsidRDefault="00BA66A4">
      <w:pPr>
        <w:rPr>
          <w:b/>
        </w:rPr>
      </w:pPr>
      <w:r w:rsidRPr="00BA66A4">
        <w:rPr>
          <w:b/>
        </w:rPr>
        <w:t>M:</w:t>
      </w:r>
      <w:r w:rsidR="00D926E5" w:rsidRPr="00BA66A4">
        <w:rPr>
          <w:b/>
        </w:rPr>
        <w:t xml:space="preserve"> Okay. </w:t>
      </w:r>
    </w:p>
    <w:p w14:paraId="1CD7E049" w14:textId="77777777" w:rsidR="00BA66A4" w:rsidRDefault="00BA66A4"/>
    <w:p w14:paraId="20C40DE3" w14:textId="77777777" w:rsidR="00794308" w:rsidRDefault="00BA66A4">
      <w:r>
        <w:t xml:space="preserve">R: </w:t>
      </w:r>
      <w:r w:rsidR="00D926E5">
        <w:t xml:space="preserve">And they have even the advantage that we can also make a maintenance therapy with </w:t>
      </w:r>
      <w:r>
        <w:t>P</w:t>
      </w:r>
      <w:r w:rsidR="00D926E5">
        <w:t xml:space="preserve">embrolizumab up to one year or longer to improve the results for a long time. </w:t>
      </w:r>
    </w:p>
    <w:p w14:paraId="1C558E3D" w14:textId="77777777" w:rsidR="00794308" w:rsidRDefault="00D926E5">
      <w:r>
        <w:rPr>
          <w:b/>
        </w:rPr>
        <w:br/>
        <w:t xml:space="preserve">M: </w:t>
      </w:r>
      <w:r w:rsidR="00BA66A4">
        <w:rPr>
          <w:b/>
        </w:rPr>
        <w:t xml:space="preserve">Okay. </w:t>
      </w:r>
      <w:r>
        <w:rPr>
          <w:b/>
        </w:rPr>
        <w:t xml:space="preserve">And have you had patients who you have initiated on </w:t>
      </w:r>
      <w:r w:rsidR="00BA66A4">
        <w:rPr>
          <w:b/>
        </w:rPr>
        <w:t>Atezolizumab</w:t>
      </w:r>
      <w:r>
        <w:rPr>
          <w:b/>
        </w:rPr>
        <w:t xml:space="preserve">, say in the last three to six months? </w:t>
      </w:r>
    </w:p>
    <w:p w14:paraId="193E8CA9" w14:textId="77777777" w:rsidR="00794308" w:rsidRDefault="00D926E5">
      <w:r>
        <w:br/>
        <w:t>R: Atezolizumab</w:t>
      </w:r>
      <w:r w:rsidR="00BA66A4">
        <w:t>?</w:t>
      </w:r>
    </w:p>
    <w:p w14:paraId="0FA6E259" w14:textId="77777777" w:rsidR="00794308" w:rsidRDefault="00D926E5">
      <w:r>
        <w:rPr>
          <w:b/>
        </w:rPr>
        <w:lastRenderedPageBreak/>
        <w:br/>
        <w:t xml:space="preserve">M: Yes. </w:t>
      </w:r>
    </w:p>
    <w:p w14:paraId="10463798" w14:textId="77777777" w:rsidR="00794308" w:rsidRDefault="00D926E5">
      <w:r>
        <w:br/>
        <w:t xml:space="preserve">R: Yes, we have, yes. </w:t>
      </w:r>
    </w:p>
    <w:p w14:paraId="70CF6BBA" w14:textId="77777777" w:rsidR="00794308" w:rsidRDefault="00D926E5">
      <w:r>
        <w:rPr>
          <w:b/>
        </w:rPr>
        <w:br/>
        <w:t>M: You have. Okay. So</w:t>
      </w:r>
      <w:r w:rsidR="00BA66A4">
        <w:rPr>
          <w:b/>
        </w:rPr>
        <w:t>,</w:t>
      </w:r>
      <w:r>
        <w:rPr>
          <w:b/>
        </w:rPr>
        <w:t xml:space="preserve"> even though there's a preference for </w:t>
      </w:r>
      <w:r w:rsidR="00BA66A4">
        <w:rPr>
          <w:b/>
        </w:rPr>
        <w:t>P</w:t>
      </w:r>
      <w:r>
        <w:rPr>
          <w:b/>
        </w:rPr>
        <w:t xml:space="preserve">embrolizumab, particularly in high expressors, they're still happy patients who have received </w:t>
      </w:r>
      <w:r w:rsidR="00BA66A4">
        <w:rPr>
          <w:b/>
        </w:rPr>
        <w:t>A</w:t>
      </w:r>
      <w:r>
        <w:rPr>
          <w:b/>
        </w:rPr>
        <w:t xml:space="preserve">tezolizumab? </w:t>
      </w:r>
    </w:p>
    <w:p w14:paraId="6064B089" w14:textId="77777777" w:rsidR="00794308" w:rsidRDefault="00D926E5">
      <w:r>
        <w:br/>
        <w:t xml:space="preserve">R: No, I think we were content with also really good results in these patients for the </w:t>
      </w:r>
      <w:r w:rsidR="00BA66A4">
        <w:t>adjuvant</w:t>
      </w:r>
      <w:r>
        <w:t xml:space="preserve"> therapy also. </w:t>
      </w:r>
    </w:p>
    <w:p w14:paraId="11D55C40" w14:textId="77777777" w:rsidR="00794308" w:rsidRDefault="00D926E5">
      <w:r>
        <w:rPr>
          <w:b/>
        </w:rPr>
        <w:br/>
        <w:t xml:space="preserve">M: Okay. I think just what I'm trying to understand is who the </w:t>
      </w:r>
      <w:r w:rsidR="00BA66A4">
        <w:rPr>
          <w:b/>
        </w:rPr>
        <w:t>A</w:t>
      </w:r>
      <w:r>
        <w:rPr>
          <w:b/>
        </w:rPr>
        <w:t xml:space="preserve">tezolizumab patient is. So, why patients would receive it rather than </w:t>
      </w:r>
      <w:r w:rsidR="00BA66A4">
        <w:rPr>
          <w:b/>
        </w:rPr>
        <w:t>P</w:t>
      </w:r>
      <w:r>
        <w:rPr>
          <w:b/>
        </w:rPr>
        <w:t xml:space="preserve">embrolizumab? </w:t>
      </w:r>
    </w:p>
    <w:p w14:paraId="4140CCFB" w14:textId="77777777" w:rsidR="00794308" w:rsidRDefault="00D926E5">
      <w:r>
        <w:br/>
        <w:t xml:space="preserve">R: I would say that so far, I think it's allowed only for </w:t>
      </w:r>
      <w:r w:rsidR="00BA66A4">
        <w:t>P</w:t>
      </w:r>
      <w:r>
        <w:t xml:space="preserve">embrolizumab if you have an IR expression. But for </w:t>
      </w:r>
      <w:r w:rsidR="00BA66A4">
        <w:t>A</w:t>
      </w:r>
      <w:r>
        <w:t xml:space="preserve">tezolizumab, you can also have an expression around over 10 percent. </w:t>
      </w:r>
    </w:p>
    <w:p w14:paraId="6E0488D4" w14:textId="77777777" w:rsidR="00BA66A4" w:rsidRDefault="00BA66A4" w:rsidP="00BA66A4">
      <w:r>
        <w:rPr>
          <w:b/>
        </w:rPr>
        <w:br/>
        <w:t>[00:15:00]</w:t>
      </w:r>
    </w:p>
    <w:p w14:paraId="3F023071" w14:textId="77777777" w:rsidR="00794308" w:rsidRDefault="00D926E5">
      <w:r>
        <w:rPr>
          <w:b/>
        </w:rPr>
        <w:br/>
        <w:t xml:space="preserve">M: Okay. </w:t>
      </w:r>
      <w:r w:rsidR="00BA66A4">
        <w:rPr>
          <w:b/>
        </w:rPr>
        <w:t>So,</w:t>
      </w:r>
      <w:r>
        <w:rPr>
          <w:b/>
        </w:rPr>
        <w:t xml:space="preserve"> it sounds like a very similar patient eligible for both of these treatments, and you're leaning towards using </w:t>
      </w:r>
      <w:r w:rsidR="00BA66A4">
        <w:rPr>
          <w:b/>
        </w:rPr>
        <w:t>P</w:t>
      </w:r>
      <w:r>
        <w:rPr>
          <w:b/>
        </w:rPr>
        <w:t xml:space="preserve">embrolizumab? </w:t>
      </w:r>
    </w:p>
    <w:p w14:paraId="5209299B" w14:textId="77777777" w:rsidR="00794308" w:rsidRDefault="00D926E5">
      <w:r>
        <w:br/>
        <w:t>R: Yes. And I think in the future, it will be interesting</w:t>
      </w:r>
      <w:r w:rsidR="00BA66A4">
        <w:t>,</w:t>
      </w:r>
      <w:r>
        <w:t xml:space="preserve"> because we do also new </w:t>
      </w:r>
      <w:r w:rsidR="00BA66A4">
        <w:t>adjuvant</w:t>
      </w:r>
      <w:r>
        <w:t xml:space="preserve"> therapy. Then we look for the pathological response between these two therapies, and then we will maybe also better have a decision what would be better for perioperative immunotherapy and even in the </w:t>
      </w:r>
      <w:r w:rsidR="00BA66A4">
        <w:t>adjuvant</w:t>
      </w:r>
      <w:r>
        <w:t xml:space="preserve"> situation. </w:t>
      </w:r>
    </w:p>
    <w:p w14:paraId="448DEEE2" w14:textId="77777777" w:rsidR="00794308" w:rsidRDefault="00D926E5">
      <w:r>
        <w:rPr>
          <w:b/>
        </w:rPr>
        <w:br/>
        <w:t>M: Is that based on what you would use neo</w:t>
      </w:r>
      <w:r w:rsidR="00BA66A4">
        <w:rPr>
          <w:b/>
        </w:rPr>
        <w:t xml:space="preserve"> adjuvant</w:t>
      </w:r>
      <w:r>
        <w:rPr>
          <w:b/>
        </w:rPr>
        <w:t xml:space="preserve">? Do you mean continuing that as an </w:t>
      </w:r>
      <w:r w:rsidR="00BA66A4">
        <w:rPr>
          <w:b/>
        </w:rPr>
        <w:t>adjuvant</w:t>
      </w:r>
      <w:r>
        <w:rPr>
          <w:b/>
        </w:rPr>
        <w:t xml:space="preserve">? </w:t>
      </w:r>
    </w:p>
    <w:p w14:paraId="14122A32" w14:textId="77777777" w:rsidR="00794308" w:rsidRDefault="00D926E5">
      <w:r>
        <w:br/>
        <w:t xml:space="preserve">R: Yes. I think that will be the point in the future that we make a decision depending on the new </w:t>
      </w:r>
      <w:r w:rsidR="00BA66A4">
        <w:t>adjuvant</w:t>
      </w:r>
      <w:r>
        <w:t xml:space="preserve"> therapy and the pathological findings and the response, the pathological response on the new ativan therapy. And then we will decide how to go on with the </w:t>
      </w:r>
      <w:r w:rsidR="00BA66A4">
        <w:t>adjuvant</w:t>
      </w:r>
      <w:r>
        <w:t xml:space="preserve"> therapy. </w:t>
      </w:r>
    </w:p>
    <w:p w14:paraId="17E98EB1" w14:textId="77777777" w:rsidR="00794308" w:rsidRDefault="00D926E5">
      <w:r>
        <w:rPr>
          <w:b/>
        </w:rPr>
        <w:lastRenderedPageBreak/>
        <w:br/>
        <w:t xml:space="preserve">M: Okay. And what are your thoughts on the data that exists in that perioperative space? Have you seen data for that recently? </w:t>
      </w:r>
    </w:p>
    <w:p w14:paraId="7613DD8F" w14:textId="77777777" w:rsidR="00794308" w:rsidRPr="00A51C70" w:rsidRDefault="00D926E5">
      <w:r>
        <w:br/>
        <w:t xml:space="preserve">R: I think, yes, there's some data. And we see also from different studies, from the QENOS study or even from the Empower study. And the results are interesting. I think the PFS or even the </w:t>
      </w:r>
      <w:r w:rsidR="00A51C70">
        <w:t>overall</w:t>
      </w:r>
      <w:r>
        <w:t xml:space="preserve"> survival in most of the studies is not reached or is very high, improves the situation. And I think at the end we can say definitively what will be maybe the best in the moment. </w:t>
      </w:r>
    </w:p>
    <w:p w14:paraId="7327BF2B" w14:textId="77777777" w:rsidR="00794308" w:rsidRDefault="00D926E5">
      <w:r>
        <w:rPr>
          <w:b/>
        </w:rPr>
        <w:br/>
        <w:t xml:space="preserve">M: Okay. But at the moment you're still waiting to make that? </w:t>
      </w:r>
    </w:p>
    <w:p w14:paraId="56DDB727" w14:textId="77777777" w:rsidR="00794308" w:rsidRDefault="00D926E5">
      <w:r>
        <w:br/>
        <w:t xml:space="preserve">R: Yes, we look and we look for the results. And in my first expression, I think that </w:t>
      </w:r>
      <w:r w:rsidR="00A51C70">
        <w:t>P</w:t>
      </w:r>
      <w:r>
        <w:t xml:space="preserve">embrolizumab is, even in patients with higher expression, it's better. And at the </w:t>
      </w:r>
      <w:r w:rsidR="00A51C70">
        <w:t>P</w:t>
      </w:r>
      <w:r>
        <w:t xml:space="preserve">embrolizumab maybe have also good results in patients with low expression. </w:t>
      </w:r>
    </w:p>
    <w:p w14:paraId="12C8279E" w14:textId="77777777" w:rsidR="00794308" w:rsidRDefault="00D926E5">
      <w:r>
        <w:rPr>
          <w:b/>
        </w:rPr>
        <w:br/>
        <w:t>M: Okay. So</w:t>
      </w:r>
      <w:r w:rsidR="00A51C70">
        <w:rPr>
          <w:b/>
        </w:rPr>
        <w:t>,</w:t>
      </w:r>
      <w:r>
        <w:rPr>
          <w:b/>
        </w:rPr>
        <w:t xml:space="preserve"> just before I move on, Doctor, just so I fully understand which patients receive which adjuvant treatment currently. So</w:t>
      </w:r>
      <w:r w:rsidR="00A51C70">
        <w:rPr>
          <w:b/>
        </w:rPr>
        <w:t>,</w:t>
      </w:r>
      <w:r>
        <w:rPr>
          <w:b/>
        </w:rPr>
        <w:t xml:space="preserve"> if you were to consider patients, a very specific patient subgroup, so those who have undergone surgical resection and whose tumour has had PD-L1 expression of more than 50%, so 50%, and who would be able to receive platinum-based chemotherapy followed by immunotherapy. Say in the last three months, how many of your patients would you say meet that description? </w:t>
      </w:r>
    </w:p>
    <w:p w14:paraId="23A480B6" w14:textId="77777777" w:rsidR="00794308" w:rsidRDefault="00D926E5">
      <w:r>
        <w:br/>
        <w:t xml:space="preserve">R: You mean before operation or afterwards? </w:t>
      </w:r>
    </w:p>
    <w:p w14:paraId="78EA9550" w14:textId="77777777" w:rsidR="00794308" w:rsidRDefault="00D926E5">
      <w:r>
        <w:rPr>
          <w:b/>
        </w:rPr>
        <w:br/>
        <w:t>M: After operation. So</w:t>
      </w:r>
      <w:r w:rsidR="00A51C70">
        <w:rPr>
          <w:b/>
        </w:rPr>
        <w:t>,</w:t>
      </w:r>
      <w:r>
        <w:rPr>
          <w:b/>
        </w:rPr>
        <w:t xml:space="preserve"> they've undergone surgical</w:t>
      </w:r>
      <w:r w:rsidR="00A51C70">
        <w:rPr>
          <w:b/>
        </w:rPr>
        <w:t xml:space="preserve"> resection</w:t>
      </w:r>
      <w:r>
        <w:rPr>
          <w:b/>
        </w:rPr>
        <w:t xml:space="preserve">. </w:t>
      </w:r>
    </w:p>
    <w:p w14:paraId="5A6F1E0A" w14:textId="77777777" w:rsidR="00794308" w:rsidRDefault="00D926E5">
      <w:r>
        <w:br/>
        <w:t xml:space="preserve">R: I think it would be around 10 patients. </w:t>
      </w:r>
    </w:p>
    <w:p w14:paraId="73E048C3" w14:textId="77777777" w:rsidR="00A51C70" w:rsidRDefault="00D926E5">
      <w:pPr>
        <w:rPr>
          <w:b/>
        </w:rPr>
      </w:pPr>
      <w:r>
        <w:rPr>
          <w:b/>
        </w:rPr>
        <w:br/>
        <w:t>M: Around 10 patients. So</w:t>
      </w:r>
      <w:r w:rsidR="00A51C70">
        <w:rPr>
          <w:b/>
        </w:rPr>
        <w:t>,</w:t>
      </w:r>
      <w:r>
        <w:rPr>
          <w:b/>
        </w:rPr>
        <w:t xml:space="preserve"> you have that greater than 50 expression. </w:t>
      </w:r>
    </w:p>
    <w:p w14:paraId="7E544697" w14:textId="77777777" w:rsidR="00A51C70" w:rsidRPr="00A51C70" w:rsidRDefault="00A51C70">
      <w:r>
        <w:rPr>
          <w:b/>
        </w:rPr>
        <w:br/>
      </w:r>
      <w:r w:rsidRPr="00A51C70">
        <w:t xml:space="preserve">R: </w:t>
      </w:r>
      <w:r w:rsidR="00D926E5" w:rsidRPr="00A51C70">
        <w:t>Yes.</w:t>
      </w:r>
    </w:p>
    <w:p w14:paraId="02250279" w14:textId="77777777" w:rsidR="00A51C70" w:rsidRDefault="00A51C70">
      <w:pPr>
        <w:rPr>
          <w:b/>
        </w:rPr>
      </w:pPr>
    </w:p>
    <w:p w14:paraId="60DC99EC" w14:textId="77777777" w:rsidR="00794308" w:rsidRDefault="00A51C70">
      <w:r>
        <w:rPr>
          <w:b/>
        </w:rPr>
        <w:t>M:</w:t>
      </w:r>
      <w:r w:rsidR="00D926E5">
        <w:rPr>
          <w:b/>
        </w:rPr>
        <w:t xml:space="preserve"> So</w:t>
      </w:r>
      <w:r>
        <w:rPr>
          <w:b/>
        </w:rPr>
        <w:t>,</w:t>
      </w:r>
      <w:r w:rsidR="00D926E5">
        <w:rPr>
          <w:b/>
        </w:rPr>
        <w:t xml:space="preserve"> of those 10 in the last three months, how many of those 10 would you say received </w:t>
      </w:r>
      <w:r>
        <w:rPr>
          <w:b/>
        </w:rPr>
        <w:t>P</w:t>
      </w:r>
      <w:r w:rsidR="00D926E5">
        <w:rPr>
          <w:b/>
        </w:rPr>
        <w:t xml:space="preserve">embrolizumab? </w:t>
      </w:r>
    </w:p>
    <w:p w14:paraId="0A09D4E5" w14:textId="6A22C511" w:rsidR="00794308" w:rsidRDefault="00D926E5">
      <w:r>
        <w:lastRenderedPageBreak/>
        <w:br/>
        <w:t xml:space="preserve">R: I think </w:t>
      </w:r>
      <w:del w:id="0" w:author="maxwel kaimenyi" w:date="2023-11-22T18:17:00Z">
        <w:r w:rsidDel="00BC4DEB">
          <w:delText xml:space="preserve">seven </w:delText>
        </w:r>
      </w:del>
      <w:ins w:id="1" w:author="maxwel kaimenyi" w:date="2023-11-22T18:17:00Z">
        <w:r w:rsidR="00BC4DEB">
          <w:t>7</w:t>
        </w:r>
        <w:r w:rsidR="00BC4DEB">
          <w:t xml:space="preserve"> </w:t>
        </w:r>
      </w:ins>
      <w:r>
        <w:t xml:space="preserve">or </w:t>
      </w:r>
      <w:del w:id="2" w:author="maxwel kaimenyi" w:date="2023-11-22T18:17:00Z">
        <w:r w:rsidDel="00BC4DEB">
          <w:delText xml:space="preserve">eight </w:delText>
        </w:r>
      </w:del>
      <w:ins w:id="3" w:author="maxwel kaimenyi" w:date="2023-11-22T18:17:00Z">
        <w:r w:rsidR="00BC4DEB">
          <w:t>8</w:t>
        </w:r>
        <w:r w:rsidR="00BC4DEB">
          <w:t xml:space="preserve"> </w:t>
        </w:r>
      </w:ins>
      <w:r>
        <w:t xml:space="preserve">of these patients. </w:t>
      </w:r>
    </w:p>
    <w:p w14:paraId="36391DB9" w14:textId="77777777" w:rsidR="00A51C70" w:rsidRDefault="00D926E5">
      <w:pPr>
        <w:rPr>
          <w:b/>
        </w:rPr>
      </w:pPr>
      <w:r>
        <w:rPr>
          <w:b/>
        </w:rPr>
        <w:br/>
        <w:t>M: Seven or eight. Okay. And the remaining one or two</w:t>
      </w:r>
      <w:r w:rsidR="00A51C70">
        <w:rPr>
          <w:b/>
        </w:rPr>
        <w:t xml:space="preserve"> w</w:t>
      </w:r>
      <w:r>
        <w:rPr>
          <w:b/>
        </w:rPr>
        <w:t>ould they get</w:t>
      </w:r>
      <w:r w:rsidR="00A51C70">
        <w:rPr>
          <w:b/>
        </w:rPr>
        <w:t xml:space="preserve"> a….</w:t>
      </w:r>
      <w:r>
        <w:rPr>
          <w:b/>
        </w:rPr>
        <w:t>?</w:t>
      </w:r>
    </w:p>
    <w:p w14:paraId="48361574" w14:textId="77777777" w:rsidR="00A51C70" w:rsidRDefault="00A51C70">
      <w:pPr>
        <w:rPr>
          <w:b/>
        </w:rPr>
      </w:pPr>
    </w:p>
    <w:p w14:paraId="5DE1D569" w14:textId="77777777" w:rsidR="00A51C70" w:rsidRPr="00A51C70" w:rsidRDefault="00A51C70">
      <w:r w:rsidRPr="00A51C70">
        <w:t>R: Atezolizumab.</w:t>
      </w:r>
    </w:p>
    <w:p w14:paraId="3BC507EB" w14:textId="77777777" w:rsidR="00A51C70" w:rsidRDefault="00A51C70">
      <w:pPr>
        <w:rPr>
          <w:b/>
        </w:rPr>
      </w:pPr>
    </w:p>
    <w:p w14:paraId="10CD95FF" w14:textId="77777777" w:rsidR="00794308" w:rsidRDefault="00A51C70">
      <w:r>
        <w:rPr>
          <w:b/>
        </w:rPr>
        <w:t>M:</w:t>
      </w:r>
      <w:r w:rsidR="00D926E5">
        <w:rPr>
          <w:b/>
        </w:rPr>
        <w:t xml:space="preserve"> They get </w:t>
      </w:r>
      <w:r>
        <w:rPr>
          <w:b/>
        </w:rPr>
        <w:t>Atezolizumab</w:t>
      </w:r>
      <w:r w:rsidR="00D926E5">
        <w:rPr>
          <w:b/>
        </w:rPr>
        <w:t xml:space="preserve">. Okay. And of those one or two patients, could you describe those patients to me? I'm just very interested in understanding why they were initiated </w:t>
      </w:r>
      <w:r>
        <w:rPr>
          <w:b/>
        </w:rPr>
        <w:t xml:space="preserve">Atezolizumab </w:t>
      </w:r>
      <w:r w:rsidR="00D926E5">
        <w:rPr>
          <w:b/>
        </w:rPr>
        <w:t xml:space="preserve">instead of </w:t>
      </w:r>
      <w:r>
        <w:rPr>
          <w:b/>
        </w:rPr>
        <w:t>P</w:t>
      </w:r>
      <w:r w:rsidR="00D926E5">
        <w:rPr>
          <w:b/>
        </w:rPr>
        <w:t xml:space="preserve">embrolizumab? </w:t>
      </w:r>
    </w:p>
    <w:p w14:paraId="3A000006" w14:textId="77777777" w:rsidR="00794308" w:rsidRDefault="00D926E5">
      <w:r>
        <w:br/>
        <w:t xml:space="preserve">R: That's maybe a question of the dosage. </w:t>
      </w:r>
    </w:p>
    <w:p w14:paraId="2D0DBC59" w14:textId="77777777" w:rsidR="00A51C70" w:rsidRDefault="00D926E5">
      <w:pPr>
        <w:rPr>
          <w:b/>
        </w:rPr>
      </w:pPr>
      <w:r>
        <w:rPr>
          <w:b/>
        </w:rPr>
        <w:br/>
        <w:t>M: Okay, it is dosage.</w:t>
      </w:r>
    </w:p>
    <w:p w14:paraId="02FF77D4" w14:textId="77777777" w:rsidR="00A51C70" w:rsidRPr="00A51C70" w:rsidRDefault="00A51C70">
      <w:r>
        <w:rPr>
          <w:b/>
        </w:rPr>
        <w:br/>
      </w:r>
      <w:r w:rsidRPr="00A51C70">
        <w:t xml:space="preserve">R: </w:t>
      </w:r>
      <w:r w:rsidR="00D926E5" w:rsidRPr="00A51C70">
        <w:t>Yes.</w:t>
      </w:r>
    </w:p>
    <w:p w14:paraId="1DA4BD29" w14:textId="77777777" w:rsidR="00A51C70" w:rsidRDefault="00A51C70">
      <w:pPr>
        <w:rPr>
          <w:b/>
        </w:rPr>
      </w:pPr>
    </w:p>
    <w:p w14:paraId="53F989C4" w14:textId="77777777" w:rsidR="00794308" w:rsidRDefault="00A51C70">
      <w:r>
        <w:rPr>
          <w:b/>
        </w:rPr>
        <w:t>M:</w:t>
      </w:r>
      <w:r w:rsidR="00D926E5">
        <w:rPr>
          <w:b/>
        </w:rPr>
        <w:t xml:space="preserve"> So</w:t>
      </w:r>
      <w:r>
        <w:rPr>
          <w:b/>
        </w:rPr>
        <w:t>,</w:t>
      </w:r>
      <w:r w:rsidR="00D926E5">
        <w:rPr>
          <w:b/>
        </w:rPr>
        <w:t xml:space="preserve"> tell me a little bit more about it. </w:t>
      </w:r>
    </w:p>
    <w:p w14:paraId="2726F3B4" w14:textId="77777777" w:rsidR="00794308" w:rsidRDefault="00D926E5">
      <w:r>
        <w:br/>
        <w:t>R: I can't give you really a definitive declaration for this</w:t>
      </w:r>
      <w:r w:rsidR="00A51C70">
        <w:t>,</w:t>
      </w:r>
      <w:r>
        <w:t xml:space="preserve"> because even the official data of these two drugs are really very interesting and improved both the prognosis for the patients. </w:t>
      </w:r>
    </w:p>
    <w:p w14:paraId="1C600F84" w14:textId="77777777" w:rsidR="00794308" w:rsidRDefault="00D926E5">
      <w:r>
        <w:rPr>
          <w:b/>
        </w:rPr>
        <w:br/>
        <w:t>M: That's fine. I think even just letting me know it was for dosage reasons does clarify in my mind now how different patients can end up with different treatments. So</w:t>
      </w:r>
      <w:r w:rsidR="00A51C70">
        <w:rPr>
          <w:b/>
        </w:rPr>
        <w:t>,</w:t>
      </w:r>
      <w:r>
        <w:rPr>
          <w:b/>
        </w:rPr>
        <w:t xml:space="preserve"> what's the big dosing difference between those two treatments? </w:t>
      </w:r>
    </w:p>
    <w:p w14:paraId="2C400D9A" w14:textId="3EAF50FB" w:rsidR="00794308" w:rsidRDefault="00D926E5">
      <w:r>
        <w:br/>
        <w:t>R: In some patients you can give</w:t>
      </w:r>
      <w:r w:rsidR="00A51C70">
        <w:t xml:space="preserve"> Pembrolizumab</w:t>
      </w:r>
      <w:r>
        <w:t xml:space="preserve"> for </w:t>
      </w:r>
      <w:del w:id="4" w:author="maxwel kaimenyi" w:date="2023-11-22T18:16:00Z">
        <w:r w:rsidDel="00BC4DEB">
          <w:delText xml:space="preserve">four </w:delText>
        </w:r>
      </w:del>
      <w:ins w:id="5" w:author="maxwel kaimenyi" w:date="2023-11-22T18:16:00Z">
        <w:r w:rsidR="00BC4DEB">
          <w:t>4</w:t>
        </w:r>
        <w:r w:rsidR="00BC4DEB">
          <w:t xml:space="preserve"> </w:t>
        </w:r>
      </w:ins>
      <w:r>
        <w:t xml:space="preserve">or </w:t>
      </w:r>
      <w:del w:id="6" w:author="maxwel kaimenyi" w:date="2023-11-22T18:16:00Z">
        <w:r w:rsidDel="00BC4DEB">
          <w:delText xml:space="preserve">three </w:delText>
        </w:r>
      </w:del>
      <w:ins w:id="7" w:author="maxwel kaimenyi" w:date="2023-11-22T18:16:00Z">
        <w:r w:rsidR="00BC4DEB">
          <w:t>3</w:t>
        </w:r>
        <w:r w:rsidR="00BC4DEB">
          <w:t xml:space="preserve"> </w:t>
        </w:r>
      </w:ins>
      <w:r>
        <w:t xml:space="preserve">or </w:t>
      </w:r>
      <w:del w:id="8" w:author="maxwel kaimenyi" w:date="2023-11-22T18:17:00Z">
        <w:r w:rsidDel="00BC4DEB">
          <w:delText xml:space="preserve">six </w:delText>
        </w:r>
      </w:del>
      <w:ins w:id="9" w:author="maxwel kaimenyi" w:date="2023-11-22T18:17:00Z">
        <w:r w:rsidR="00BC4DEB">
          <w:t>6</w:t>
        </w:r>
        <w:r w:rsidR="00BC4DEB">
          <w:t xml:space="preserve"> </w:t>
        </w:r>
      </w:ins>
      <w:r>
        <w:t xml:space="preserve">weeks. And </w:t>
      </w:r>
      <w:r w:rsidR="00A51C70">
        <w:t xml:space="preserve">Atezolizumab </w:t>
      </w:r>
      <w:r>
        <w:t xml:space="preserve">sometimes you have a </w:t>
      </w:r>
      <w:r w:rsidR="00A51C70">
        <w:t>shorter-term</w:t>
      </w:r>
      <w:r>
        <w:t xml:space="preserve"> loss. Sometimes you can even mix it in the same moment with the chemotherapy. </w:t>
      </w:r>
    </w:p>
    <w:p w14:paraId="30568DD6" w14:textId="77777777" w:rsidR="00A51C70" w:rsidRDefault="00A51C70" w:rsidP="00A51C70">
      <w:r>
        <w:rPr>
          <w:b/>
        </w:rPr>
        <w:br/>
        <w:t>[00:20:00]</w:t>
      </w:r>
    </w:p>
    <w:p w14:paraId="038C09C3" w14:textId="77777777" w:rsidR="00A51C70" w:rsidRDefault="00D926E5">
      <w:pPr>
        <w:rPr>
          <w:b/>
        </w:rPr>
      </w:pPr>
      <w:r>
        <w:rPr>
          <w:b/>
        </w:rPr>
        <w:lastRenderedPageBreak/>
        <w:br/>
        <w:t>M: Okay, that's clear. That's clear. Thank you, doctor. I just wanted to make sure I understood that correctly. So</w:t>
      </w:r>
      <w:r w:rsidR="00A51C70">
        <w:rPr>
          <w:b/>
        </w:rPr>
        <w:t>,</w:t>
      </w:r>
      <w:r>
        <w:rPr>
          <w:b/>
        </w:rPr>
        <w:t xml:space="preserve"> thank you for talking me through that again. So</w:t>
      </w:r>
      <w:r w:rsidR="00A51C70">
        <w:rPr>
          <w:b/>
        </w:rPr>
        <w:t>,</w:t>
      </w:r>
      <w:r>
        <w:rPr>
          <w:b/>
        </w:rPr>
        <w:t xml:space="preserve"> what I would like to do for the rest of the interview is to show you some data for different treatments. First in the adjuvant space. So</w:t>
      </w:r>
      <w:r w:rsidR="00A51C70">
        <w:rPr>
          <w:b/>
        </w:rPr>
        <w:t>,</w:t>
      </w:r>
      <w:r>
        <w:rPr>
          <w:b/>
        </w:rPr>
        <w:t xml:space="preserve"> I'm going to share my screen. And hopefully, do you have a screen in front of you at the moment, doctor? </w:t>
      </w:r>
    </w:p>
    <w:p w14:paraId="2E5F281A" w14:textId="77777777" w:rsidR="00A51C70" w:rsidRPr="00A51C70" w:rsidRDefault="00A51C70">
      <w:r>
        <w:rPr>
          <w:b/>
        </w:rPr>
        <w:br/>
      </w:r>
      <w:r w:rsidRPr="00A51C70">
        <w:t xml:space="preserve">R: </w:t>
      </w:r>
      <w:r w:rsidR="00D926E5" w:rsidRPr="00A51C70">
        <w:t>Yes.</w:t>
      </w:r>
    </w:p>
    <w:p w14:paraId="13923202" w14:textId="77777777" w:rsidR="00A51C70" w:rsidRDefault="00A51C70">
      <w:pPr>
        <w:rPr>
          <w:b/>
        </w:rPr>
      </w:pPr>
    </w:p>
    <w:p w14:paraId="6A9531EB" w14:textId="77777777" w:rsidR="00A51C70" w:rsidRDefault="00A51C70">
      <w:pPr>
        <w:rPr>
          <w:b/>
        </w:rPr>
      </w:pPr>
      <w:r>
        <w:rPr>
          <w:b/>
        </w:rPr>
        <w:t>M:</w:t>
      </w:r>
      <w:r w:rsidR="00D926E5">
        <w:rPr>
          <w:b/>
        </w:rPr>
        <w:t xml:space="preserve"> Yes. Okay, perfect. </w:t>
      </w:r>
      <w:r w:rsidR="00D926E5" w:rsidRPr="00A51C70">
        <w:rPr>
          <w:b/>
        </w:rPr>
        <w:t>So</w:t>
      </w:r>
      <w:r w:rsidRPr="00A51C70">
        <w:rPr>
          <w:b/>
        </w:rPr>
        <w:t>,</w:t>
      </w:r>
      <w:r w:rsidR="00D926E5" w:rsidRPr="00A51C70">
        <w:rPr>
          <w:b/>
        </w:rPr>
        <w:t xml:space="preserve"> I'll just start sharing. </w:t>
      </w:r>
      <w:r w:rsidR="00D926E5">
        <w:rPr>
          <w:b/>
        </w:rPr>
        <w:t xml:space="preserve">And we're going to start with the </w:t>
      </w:r>
      <w:r>
        <w:rPr>
          <w:b/>
        </w:rPr>
        <w:t xml:space="preserve">Empower </w:t>
      </w:r>
      <w:r w:rsidR="00D926E5">
        <w:rPr>
          <w:b/>
        </w:rPr>
        <w:t xml:space="preserve">010 study, which hopefully you can see on your screen. You can see the trial design at the moment. I'm going to guess the trial design for </w:t>
      </w:r>
      <w:r>
        <w:rPr>
          <w:b/>
        </w:rPr>
        <w:t>Empower</w:t>
      </w:r>
      <w:r w:rsidR="00D926E5">
        <w:rPr>
          <w:b/>
        </w:rPr>
        <w:t xml:space="preserve"> 010. Is this something that you're familiar with?</w:t>
      </w:r>
    </w:p>
    <w:p w14:paraId="78A8F13D" w14:textId="77777777" w:rsidR="00A51C70" w:rsidRDefault="00A51C70">
      <w:pPr>
        <w:rPr>
          <w:b/>
        </w:rPr>
      </w:pPr>
    </w:p>
    <w:p w14:paraId="043BAE72" w14:textId="77777777" w:rsidR="00A51C70" w:rsidRPr="00A51C70" w:rsidRDefault="00A51C70">
      <w:r w:rsidRPr="00A51C70">
        <w:t>R: Yes.</w:t>
      </w:r>
    </w:p>
    <w:p w14:paraId="009FF381" w14:textId="77777777" w:rsidR="00A51C70" w:rsidRDefault="00A51C70">
      <w:pPr>
        <w:rPr>
          <w:b/>
        </w:rPr>
      </w:pPr>
    </w:p>
    <w:p w14:paraId="134D5629" w14:textId="77777777" w:rsidR="00794308" w:rsidRDefault="00A51C70">
      <w:r>
        <w:rPr>
          <w:b/>
        </w:rPr>
        <w:t>M:</w:t>
      </w:r>
      <w:r w:rsidR="00D926E5">
        <w:rPr>
          <w:b/>
        </w:rPr>
        <w:t xml:space="preserve"> Yeah. So</w:t>
      </w:r>
      <w:r>
        <w:rPr>
          <w:b/>
        </w:rPr>
        <w:t>,</w:t>
      </w:r>
      <w:r w:rsidR="00D926E5">
        <w:rPr>
          <w:b/>
        </w:rPr>
        <w:t xml:space="preserve"> I'm just going to show you some more up-to-date data around </w:t>
      </w:r>
      <w:r>
        <w:rPr>
          <w:b/>
        </w:rPr>
        <w:t>Empower</w:t>
      </w:r>
      <w:r w:rsidR="00D926E5">
        <w:rPr>
          <w:b/>
        </w:rPr>
        <w:t xml:space="preserve"> 010. And I'd just be interested in hearing your reaction to it and understanding how familiar you are with this specific data. So</w:t>
      </w:r>
      <w:r>
        <w:rPr>
          <w:b/>
        </w:rPr>
        <w:t>,</w:t>
      </w:r>
      <w:r w:rsidR="00D926E5">
        <w:rPr>
          <w:b/>
        </w:rPr>
        <w:t xml:space="preserve"> I'll give you a minute to read it. </w:t>
      </w:r>
    </w:p>
    <w:p w14:paraId="18EF2283" w14:textId="77777777" w:rsidR="00794308" w:rsidRPr="00A51C70" w:rsidRDefault="00D926E5">
      <w:r>
        <w:br/>
        <w:t xml:space="preserve">R: Okay. </w:t>
      </w:r>
    </w:p>
    <w:p w14:paraId="290BC2BC" w14:textId="77777777" w:rsidR="00794308" w:rsidRDefault="00D926E5">
      <w:r>
        <w:rPr>
          <w:b/>
        </w:rPr>
        <w:br/>
        <w:t xml:space="preserve">M: Okay. What are your initial thoughts on this? </w:t>
      </w:r>
    </w:p>
    <w:p w14:paraId="433A7EE6" w14:textId="77777777" w:rsidR="00794308" w:rsidRDefault="00D926E5">
      <w:r>
        <w:br/>
        <w:t xml:space="preserve">R: I think it's interesting. Even the </w:t>
      </w:r>
      <w:r w:rsidR="00A51C70">
        <w:t>P</w:t>
      </w:r>
      <w:r>
        <w:t>FS is an important point. It's not reached. In patients, over 50</w:t>
      </w:r>
      <w:r w:rsidR="00A51C70">
        <w:t xml:space="preserve">% </w:t>
      </w:r>
      <w:r>
        <w:t>expression and high reduction of risk of 57</w:t>
      </w:r>
      <w:r w:rsidR="00A51C70">
        <w:t>%</w:t>
      </w:r>
      <w:r>
        <w:t xml:space="preserve">. And one-year treatment and all three weeks you have cycle duration and intravenous. And I think that's really superior to best supportive care, I would say. </w:t>
      </w:r>
    </w:p>
    <w:p w14:paraId="36232285" w14:textId="50739438" w:rsidR="00794308" w:rsidRDefault="00D926E5">
      <w:r>
        <w:rPr>
          <w:b/>
        </w:rPr>
        <w:br/>
        <w:t xml:space="preserve">M: Okay. So firstly, with the DFS in this group of over 50 </w:t>
      </w:r>
      <w:del w:id="10" w:author="maxwel kaimenyi" w:date="2023-11-22T18:16:00Z">
        <w:r w:rsidDel="00BC4DEB">
          <w:rPr>
            <w:b/>
          </w:rPr>
          <w:delText xml:space="preserve">percent </w:delText>
        </w:r>
      </w:del>
      <w:ins w:id="11" w:author="maxwel kaimenyi" w:date="2023-11-22T18:16:00Z">
        <w:r w:rsidR="00BC4DEB">
          <w:rPr>
            <w:b/>
          </w:rPr>
          <w:t>%</w:t>
        </w:r>
        <w:r w:rsidR="00BC4DEB">
          <w:rPr>
            <w:b/>
          </w:rPr>
          <w:t xml:space="preserve"> </w:t>
        </w:r>
      </w:ins>
      <w:r>
        <w:rPr>
          <w:b/>
        </w:rPr>
        <w:t xml:space="preserve">expression, is this something that you were familiar with? </w:t>
      </w:r>
    </w:p>
    <w:p w14:paraId="7CF02C1E" w14:textId="77777777" w:rsidR="00794308" w:rsidRDefault="00D926E5">
      <w:r>
        <w:br/>
        <w:t xml:space="preserve">R: Yes. </w:t>
      </w:r>
    </w:p>
    <w:p w14:paraId="24D97901" w14:textId="77777777" w:rsidR="00794308" w:rsidRDefault="00D926E5">
      <w:r>
        <w:rPr>
          <w:b/>
        </w:rPr>
        <w:lastRenderedPageBreak/>
        <w:br/>
        <w:t xml:space="preserve">M: Yes. Okay. What about the overall survival interim analysis here? To what extent was this something you were familiar with? </w:t>
      </w:r>
    </w:p>
    <w:p w14:paraId="4603E9D0" w14:textId="77777777" w:rsidR="00794308" w:rsidRDefault="00D926E5">
      <w:r>
        <w:br/>
        <w:t>R: Yeah. I think that's really a good result. Even higher rate of patients are always alive. But I think if you have a good DFS or PFS and good data, you will have also good overall survival. But overall survival is also influenced by many other factors. So</w:t>
      </w:r>
      <w:r w:rsidR="00996EFB">
        <w:t>,</w:t>
      </w:r>
      <w:r>
        <w:t xml:space="preserve"> in my opinion, overall survival is not the hardest problem of the prognostic factor. </w:t>
      </w:r>
    </w:p>
    <w:p w14:paraId="1F2DB139" w14:textId="77777777" w:rsidR="00794308" w:rsidRDefault="00D926E5">
      <w:r>
        <w:rPr>
          <w:b/>
        </w:rPr>
        <w:br/>
        <w:t>M: Okay. So</w:t>
      </w:r>
      <w:r w:rsidR="00996EFB">
        <w:rPr>
          <w:b/>
          <w:lang w:val="ka-GE"/>
        </w:rPr>
        <w:t>,</w:t>
      </w:r>
      <w:r>
        <w:rPr>
          <w:b/>
        </w:rPr>
        <w:t xml:space="preserve"> DFS for you is? </w:t>
      </w:r>
    </w:p>
    <w:p w14:paraId="36F49752" w14:textId="77777777" w:rsidR="00794308" w:rsidRDefault="00D926E5">
      <w:r>
        <w:br/>
        <w:t>R: Yes. DFS is better, but it's a higher selective group, even with over 50</w:t>
      </w:r>
      <w:r w:rsidR="00996EFB">
        <w:rPr>
          <w:lang w:val="ka-GE"/>
        </w:rPr>
        <w:t xml:space="preserve">% </w:t>
      </w:r>
      <w:r>
        <w:t xml:space="preserve">expression. It would be interesting even to have the PFS. That's, in my opinion, the best, hardest prognostic factor. </w:t>
      </w:r>
    </w:p>
    <w:p w14:paraId="605E06CB" w14:textId="77777777" w:rsidR="00794308" w:rsidRDefault="00D926E5">
      <w:r>
        <w:rPr>
          <w:b/>
        </w:rPr>
        <w:br/>
        <w:t xml:space="preserve">M: Okay. That's interesting. </w:t>
      </w:r>
      <w:r w:rsidR="00996EFB">
        <w:rPr>
          <w:b/>
        </w:rPr>
        <w:t>So, this</w:t>
      </w:r>
      <w:r>
        <w:rPr>
          <w:b/>
        </w:rPr>
        <w:t xml:space="preserve"> doesn't include PFS at the minute, so it's just DFS and OS. So</w:t>
      </w:r>
      <w:r w:rsidR="00996EFB">
        <w:rPr>
          <w:b/>
          <w:lang w:val="ka-GE"/>
        </w:rPr>
        <w:t>,</w:t>
      </w:r>
      <w:r>
        <w:rPr>
          <w:b/>
        </w:rPr>
        <w:t xml:space="preserve"> what I am hearing, Doctor, is the DFS data you feel you were familiar with from</w:t>
      </w:r>
      <w:r w:rsidR="00996EFB">
        <w:rPr>
          <w:b/>
        </w:rPr>
        <w:t xml:space="preserve"> Empower </w:t>
      </w:r>
      <w:r>
        <w:rPr>
          <w:b/>
        </w:rPr>
        <w:t xml:space="preserve">010 and you do think it is relatively strong data? </w:t>
      </w:r>
    </w:p>
    <w:p w14:paraId="12378A11" w14:textId="77777777" w:rsidR="00794308" w:rsidRDefault="00D926E5">
      <w:r>
        <w:br/>
        <w:t xml:space="preserve">R: </w:t>
      </w:r>
      <w:r w:rsidR="00996EFB" w:rsidRPr="00996EFB">
        <w:t xml:space="preserve">Yes. </w:t>
      </w:r>
      <w:r>
        <w:t xml:space="preserve">That's really fine data. Very good. </w:t>
      </w:r>
    </w:p>
    <w:p w14:paraId="77B86C5D" w14:textId="77777777" w:rsidR="00794308" w:rsidRDefault="00D926E5">
      <w:r>
        <w:rPr>
          <w:b/>
        </w:rPr>
        <w:br/>
        <w:t>M: Okay. And I'm just going to move on to Keynote 091 and the same sort of exercise here where I'm showing DFS and OS interim analysis. So</w:t>
      </w:r>
      <w:r w:rsidR="00996EFB">
        <w:rPr>
          <w:b/>
        </w:rPr>
        <w:t>,</w:t>
      </w:r>
      <w:r>
        <w:rPr>
          <w:b/>
        </w:rPr>
        <w:t xml:space="preserve"> what are your thoughts on the data that exists for 091? </w:t>
      </w:r>
      <w:r w:rsidR="00996EFB">
        <w:rPr>
          <w:b/>
        </w:rPr>
        <w:br/>
      </w:r>
    </w:p>
    <w:p w14:paraId="792222D8" w14:textId="77777777" w:rsidR="00996EFB" w:rsidRDefault="00996EFB" w:rsidP="00996EFB">
      <w:r>
        <w:rPr>
          <w:b/>
        </w:rPr>
        <w:t>[00:25:00]</w:t>
      </w:r>
    </w:p>
    <w:p w14:paraId="2D9FAA70" w14:textId="77777777" w:rsidR="00794308" w:rsidRDefault="00D926E5">
      <w:r>
        <w:br/>
        <w:t>R: I think they are a little bit inferior. You have a DFS from 40 months and around 80</w:t>
      </w:r>
      <w:r w:rsidR="00996EFB">
        <w:t xml:space="preserve">% </w:t>
      </w:r>
      <w:r>
        <w:t>of the patients are still alive. That's a little bit lower than with the</w:t>
      </w:r>
      <w:r w:rsidR="00996EFB">
        <w:t>..</w:t>
      </w:r>
      <w:r>
        <w:t xml:space="preserve">. </w:t>
      </w:r>
    </w:p>
    <w:p w14:paraId="615A48CD" w14:textId="77777777" w:rsidR="00794308" w:rsidRDefault="00D926E5">
      <w:r>
        <w:rPr>
          <w:b/>
        </w:rPr>
        <w:br/>
        <w:t xml:space="preserve">M: Okay. And what are your reflections on that? </w:t>
      </w:r>
    </w:p>
    <w:p w14:paraId="5FA7D090" w14:textId="77777777" w:rsidR="00794308" w:rsidRDefault="00D926E5">
      <w:r>
        <w:br/>
        <w:t xml:space="preserve">R: I think it's also good data, but the reduction of risk and even the DFS is lower. And it's just as if the question is what kind of patient it is in patients with high expression, how did all come as? </w:t>
      </w:r>
    </w:p>
    <w:p w14:paraId="43F91A53" w14:textId="77777777" w:rsidR="00794308" w:rsidRDefault="00D926E5">
      <w:r>
        <w:rPr>
          <w:b/>
        </w:rPr>
        <w:lastRenderedPageBreak/>
        <w:br/>
        <w:t xml:space="preserve">M: With 091, this is the all-comers expression, so it's </w:t>
      </w:r>
      <w:r w:rsidR="00996EFB">
        <w:rPr>
          <w:b/>
        </w:rPr>
        <w:t>a respective of PD-L1 expression</w:t>
      </w:r>
      <w:r>
        <w:rPr>
          <w:b/>
        </w:rPr>
        <w:t xml:space="preserve">? </w:t>
      </w:r>
    </w:p>
    <w:p w14:paraId="4673BF37" w14:textId="77777777" w:rsidR="00794308" w:rsidRDefault="00D926E5">
      <w:r>
        <w:br/>
        <w:t xml:space="preserve">R: </w:t>
      </w:r>
      <w:r w:rsidR="00996EFB">
        <w:t xml:space="preserve">Okay. </w:t>
      </w:r>
      <w:r>
        <w:t xml:space="preserve">Maybe you should cooperate it with even the patients with high expression. That would be I think more adequate. </w:t>
      </w:r>
    </w:p>
    <w:p w14:paraId="617B6B62" w14:textId="77777777" w:rsidR="00794308" w:rsidRDefault="00D926E5">
      <w:r>
        <w:rPr>
          <w:b/>
        </w:rPr>
        <w:br/>
        <w:t>M: That would be interesting. So</w:t>
      </w:r>
      <w:r w:rsidR="00996EFB">
        <w:rPr>
          <w:b/>
        </w:rPr>
        <w:t>,</w:t>
      </w:r>
      <w:r>
        <w:rPr>
          <w:b/>
        </w:rPr>
        <w:t xml:space="preserve"> I do actually have that on the next slide here</w:t>
      </w:r>
      <w:r w:rsidR="00996EFB">
        <w:rPr>
          <w:b/>
        </w:rPr>
        <w:t>,</w:t>
      </w:r>
      <w:r>
        <w:rPr>
          <w:b/>
        </w:rPr>
        <w:t xml:space="preserve"> where you can see the </w:t>
      </w:r>
      <w:r w:rsidR="00996EFB">
        <w:rPr>
          <w:b/>
        </w:rPr>
        <w:t>E</w:t>
      </w:r>
      <w:r>
        <w:rPr>
          <w:b/>
        </w:rPr>
        <w:t xml:space="preserve">mpower on the left, 091 on the right. You have DFS all expression, but then you have DFS high expressors and you have OS high expressors as well. I'll just give you a minute to look at that again and let you sort of have a think about it. </w:t>
      </w:r>
    </w:p>
    <w:p w14:paraId="56D3769A" w14:textId="77777777" w:rsidR="00794308" w:rsidRDefault="00D926E5">
      <w:r>
        <w:br/>
        <w:t xml:space="preserve">R: It shows otherwise that even from the </w:t>
      </w:r>
      <w:r w:rsidR="00996EFB">
        <w:t>Atezolizumab says</w:t>
      </w:r>
      <w:r>
        <w:t xml:space="preserve"> that the DFS is for the all-comers is better. So</w:t>
      </w:r>
      <w:r w:rsidR="00996EFB">
        <w:t>,</w:t>
      </w:r>
      <w:r>
        <w:t xml:space="preserve"> if you see the included patients with stage 2 and 3</w:t>
      </w:r>
      <w:r w:rsidR="00996EFB">
        <w:t>A</w:t>
      </w:r>
      <w:r>
        <w:t xml:space="preserve"> for </w:t>
      </w:r>
      <w:r w:rsidR="00996EFB">
        <w:t>Atezolizumab</w:t>
      </w:r>
      <w:r>
        <w:t xml:space="preserve"> and for </w:t>
      </w:r>
      <w:r w:rsidR="00996EFB">
        <w:t>P</w:t>
      </w:r>
      <w:r>
        <w:t>embrolizumab stage 1</w:t>
      </w:r>
      <w:r w:rsidR="00996EFB">
        <w:t>B</w:t>
      </w:r>
      <w:r>
        <w:t>, 2 and 3</w:t>
      </w:r>
      <w:r w:rsidR="00996EFB">
        <w:t>A</w:t>
      </w:r>
      <w:r>
        <w:t>, that's different. And for me it's at all a problem even to take together even these three groups, but there's a big difference between stage 1</w:t>
      </w:r>
      <w:r w:rsidR="00996EFB">
        <w:t>B</w:t>
      </w:r>
      <w:r>
        <w:t xml:space="preserve"> and 3</w:t>
      </w:r>
      <w:r w:rsidR="00996EFB">
        <w:t>A</w:t>
      </w:r>
      <w:r>
        <w:t xml:space="preserve">. </w:t>
      </w:r>
    </w:p>
    <w:p w14:paraId="0979D049" w14:textId="77777777" w:rsidR="00794308" w:rsidRDefault="00D926E5">
      <w:r>
        <w:rPr>
          <w:b/>
        </w:rPr>
        <w:br/>
        <w:t xml:space="preserve">M: Yes, okay. </w:t>
      </w:r>
      <w:r w:rsidR="00996EFB">
        <w:rPr>
          <w:b/>
        </w:rPr>
        <w:t>I understand</w:t>
      </w:r>
      <w:r>
        <w:rPr>
          <w:b/>
        </w:rPr>
        <w:t xml:space="preserve">. </w:t>
      </w:r>
    </w:p>
    <w:p w14:paraId="213827EF" w14:textId="77777777" w:rsidR="00794308" w:rsidRDefault="00D926E5">
      <w:r>
        <w:br/>
        <w:t>R: And I know that's difficult even to have subgroups with smaller numbers of patients</w:t>
      </w:r>
      <w:r w:rsidR="00996EFB">
        <w:t>,</w:t>
      </w:r>
      <w:r>
        <w:t xml:space="preserve"> that would be more adequate. </w:t>
      </w:r>
    </w:p>
    <w:p w14:paraId="0260C422" w14:textId="77777777" w:rsidR="00794308" w:rsidRDefault="00D926E5">
      <w:r>
        <w:rPr>
          <w:b/>
        </w:rPr>
        <w:br/>
        <w:t>M: Okay, yes. So</w:t>
      </w:r>
      <w:r w:rsidR="00996EFB">
        <w:rPr>
          <w:b/>
        </w:rPr>
        <w:t>,</w:t>
      </w:r>
      <w:r>
        <w:rPr>
          <w:b/>
        </w:rPr>
        <w:t xml:space="preserve"> I do appreciate that, yes, those staging subgroups are different. But if we were to look at the PD-L1 expression and the greater than 50%, what are your thoughts on the two groups compare across the trials? </w:t>
      </w:r>
    </w:p>
    <w:p w14:paraId="55510AB1" w14:textId="77777777" w:rsidR="00794308" w:rsidRDefault="00D926E5">
      <w:r>
        <w:br/>
        <w:t>R: Yes, I think that's it until it</w:t>
      </w:r>
      <w:r w:rsidR="00996EFB">
        <w:t>,</w:t>
      </w:r>
      <w:r>
        <w:t xml:space="preserve"> </w:t>
      </w:r>
      <w:r w:rsidR="00996EFB">
        <w:t xml:space="preserve">Empower </w:t>
      </w:r>
      <w:r>
        <w:t xml:space="preserve">shows better results. </w:t>
      </w:r>
    </w:p>
    <w:p w14:paraId="211406F1" w14:textId="77777777" w:rsidR="00794308" w:rsidRDefault="00D926E5">
      <w:r>
        <w:rPr>
          <w:b/>
        </w:rPr>
        <w:br/>
        <w:t xml:space="preserve">M: Okay, just out of interest, how better or to what, how strong is the difference? </w:t>
      </w:r>
    </w:p>
    <w:p w14:paraId="185AFF7B" w14:textId="77777777" w:rsidR="00794308" w:rsidRDefault="00D926E5">
      <w:r>
        <w:br/>
        <w:t>R: I guess it's strong</w:t>
      </w:r>
      <w:r w:rsidR="00996EFB">
        <w:t>,</w:t>
      </w:r>
      <w:r>
        <w:t xml:space="preserve"> because the age error is lower. </w:t>
      </w:r>
    </w:p>
    <w:p w14:paraId="7607C070" w14:textId="77777777" w:rsidR="00794308" w:rsidRDefault="00D926E5">
      <w:r>
        <w:rPr>
          <w:b/>
        </w:rPr>
        <w:br/>
        <w:t xml:space="preserve">M: Yeah, okay. And what does that make you think about in terms of how? </w:t>
      </w:r>
    </w:p>
    <w:p w14:paraId="226E6FB7" w14:textId="77777777" w:rsidR="00794308" w:rsidRDefault="00D926E5">
      <w:r>
        <w:lastRenderedPageBreak/>
        <w:br/>
        <w:t xml:space="preserve">R: Yeah, maybe that if even in this group it would be interesting that you would even be prefer the </w:t>
      </w:r>
      <w:r w:rsidR="00996EFB">
        <w:t>Atezolizumab</w:t>
      </w:r>
      <w:r>
        <w:t xml:space="preserve"> </w:t>
      </w:r>
    </w:p>
    <w:p w14:paraId="01C09008" w14:textId="77777777" w:rsidR="00794308" w:rsidRDefault="00D926E5">
      <w:r>
        <w:rPr>
          <w:b/>
        </w:rPr>
        <w:br/>
        <w:t xml:space="preserve">M: Okay, but it sounds like from what we discussed earlier, currently where you practice more patients in the high expression group would currently be receiving </w:t>
      </w:r>
      <w:r w:rsidR="00996EFB">
        <w:rPr>
          <w:b/>
        </w:rPr>
        <w:t>P</w:t>
      </w:r>
      <w:r>
        <w:rPr>
          <w:b/>
        </w:rPr>
        <w:t xml:space="preserve">embrolizumab, have I remembered correctly? </w:t>
      </w:r>
    </w:p>
    <w:p w14:paraId="5362407F" w14:textId="77777777" w:rsidR="00794308" w:rsidRDefault="00D926E5">
      <w:r>
        <w:br/>
        <w:t xml:space="preserve">R: </w:t>
      </w:r>
      <w:r w:rsidR="00996EFB">
        <w:t xml:space="preserve">It is. </w:t>
      </w:r>
      <w:r>
        <w:t xml:space="preserve">Yes. </w:t>
      </w:r>
    </w:p>
    <w:p w14:paraId="7B512DD0" w14:textId="77777777" w:rsidR="00794308" w:rsidRDefault="00D926E5">
      <w:r>
        <w:rPr>
          <w:b/>
        </w:rPr>
        <w:br/>
        <w:t>M: So</w:t>
      </w:r>
      <w:r w:rsidR="00996EFB">
        <w:rPr>
          <w:b/>
        </w:rPr>
        <w:t>,</w:t>
      </w:r>
      <w:r>
        <w:rPr>
          <w:b/>
        </w:rPr>
        <w:t xml:space="preserve"> to what extent does seeing this data, if at all, again, I'm not trying to sway your practice or anything, I'm just genuinely interested, to what extent does that make you think? </w:t>
      </w:r>
    </w:p>
    <w:p w14:paraId="7457880F" w14:textId="77777777" w:rsidR="00794308" w:rsidRDefault="00D926E5">
      <w:r>
        <w:br/>
        <w:t>R: Yes, that's a good point that</w:t>
      </w:r>
      <w:r w:rsidR="00996EFB">
        <w:t>,</w:t>
      </w:r>
      <w:r>
        <w:t xml:space="preserve"> to change even the therapy, maybe. </w:t>
      </w:r>
    </w:p>
    <w:p w14:paraId="5D0B9F42" w14:textId="77777777" w:rsidR="00794308" w:rsidRDefault="00D926E5">
      <w:r>
        <w:rPr>
          <w:b/>
        </w:rPr>
        <w:br/>
        <w:t>M: So</w:t>
      </w:r>
      <w:r w:rsidR="00996EFB">
        <w:rPr>
          <w:b/>
        </w:rPr>
        <w:t>,</w:t>
      </w:r>
      <w:r>
        <w:rPr>
          <w:b/>
        </w:rPr>
        <w:t xml:space="preserve"> I'm guessing this is the first time that you've looked at this, the data from these trials by these subgroups, doctor, is that right? </w:t>
      </w:r>
    </w:p>
    <w:p w14:paraId="21E991E7" w14:textId="77777777" w:rsidR="00794308" w:rsidRDefault="00D926E5">
      <w:r>
        <w:br/>
        <w:t xml:space="preserve">R: Yes, right. Yes. </w:t>
      </w:r>
    </w:p>
    <w:p w14:paraId="188F061D" w14:textId="77777777" w:rsidR="00794308" w:rsidRDefault="00D926E5">
      <w:r>
        <w:rPr>
          <w:b/>
        </w:rPr>
        <w:br/>
        <w:t>M: Okay, so it's, and I fully appreciate that it's something that you're just considering in the moment</w:t>
      </w:r>
      <w:r w:rsidR="00996EFB">
        <w:rPr>
          <w:b/>
        </w:rPr>
        <w:t>,</w:t>
      </w:r>
      <w:r>
        <w:rPr>
          <w:b/>
        </w:rPr>
        <w:t xml:space="preserve"> while we're having this conversation. And again, as I say, the intention isn't to try and persuade you to do anything, or I'm not a sales representative or anything like that. I'm just looking at data from different subgroups and populations and understanding</w:t>
      </w:r>
      <w:r w:rsidR="00996EFB">
        <w:rPr>
          <w:b/>
        </w:rPr>
        <w:t xml:space="preserve"> </w:t>
      </w:r>
      <w:r>
        <w:rPr>
          <w:b/>
        </w:rPr>
        <w:t>in your opinion, what it makes you think, really. And so</w:t>
      </w:r>
      <w:r w:rsidR="00996EFB">
        <w:rPr>
          <w:b/>
        </w:rPr>
        <w:t>,</w:t>
      </w:r>
      <w:r>
        <w:rPr>
          <w:b/>
        </w:rPr>
        <w:t xml:space="preserve"> it's quite interesting that it could potentially make you think about those high expressors and what the suitable treatment might be for them in the adjuvant setting, if that's fair to say? </w:t>
      </w:r>
    </w:p>
    <w:p w14:paraId="41EA4D0B" w14:textId="77777777" w:rsidR="00996EFB" w:rsidRDefault="00996EFB" w:rsidP="00996EFB">
      <w:r>
        <w:rPr>
          <w:b/>
        </w:rPr>
        <w:br/>
        <w:t>[00:30:00]</w:t>
      </w:r>
    </w:p>
    <w:p w14:paraId="549A75E9" w14:textId="77777777" w:rsidR="00794308" w:rsidRDefault="00D926E5">
      <w:r>
        <w:br/>
        <w:t xml:space="preserve">R: Yes. And I think maybe we have even to see what time, how it would be, the results over time for longer treatment time, maybe, but that's very impressive. </w:t>
      </w:r>
    </w:p>
    <w:p w14:paraId="44AA6075" w14:textId="77777777" w:rsidR="00996EFB" w:rsidRDefault="00D926E5">
      <w:pPr>
        <w:rPr>
          <w:b/>
        </w:rPr>
      </w:pPr>
      <w:r>
        <w:rPr>
          <w:b/>
        </w:rPr>
        <w:br/>
        <w:t>M: Okay, so when you say time</w:t>
      </w:r>
      <w:r w:rsidR="00996EFB">
        <w:rPr>
          <w:b/>
        </w:rPr>
        <w:t>…</w:t>
      </w:r>
    </w:p>
    <w:p w14:paraId="57434929" w14:textId="77777777" w:rsidR="00996EFB" w:rsidRPr="00996EFB" w:rsidRDefault="00996EFB"/>
    <w:p w14:paraId="4B5A8FDF" w14:textId="77777777" w:rsidR="00996EFB" w:rsidRPr="00996EFB" w:rsidRDefault="00996EFB">
      <w:r w:rsidRPr="00996EFB">
        <w:t xml:space="preserve">R: </w:t>
      </w:r>
      <w:r w:rsidR="00D926E5" w:rsidRPr="00996EFB">
        <w:t xml:space="preserve">I think we have now we have 46 months around, maybe we'll see around 60 months. </w:t>
      </w:r>
    </w:p>
    <w:p w14:paraId="6C4E4004" w14:textId="77777777" w:rsidR="00996EFB" w:rsidRDefault="00996EFB">
      <w:pPr>
        <w:rPr>
          <w:b/>
        </w:rPr>
      </w:pPr>
    </w:p>
    <w:p w14:paraId="10FAC9C6" w14:textId="77777777" w:rsidR="00794308" w:rsidRDefault="00996EFB">
      <w:r>
        <w:rPr>
          <w:b/>
        </w:rPr>
        <w:t xml:space="preserve">M: </w:t>
      </w:r>
      <w:r w:rsidR="00D926E5">
        <w:rPr>
          <w:b/>
        </w:rPr>
        <w:t xml:space="preserve">Oh, okay, so an extended, see it over a longer duration, just to see if that looks over a longer period of time. Okay, I see what you mean. </w:t>
      </w:r>
    </w:p>
    <w:p w14:paraId="001B6F33" w14:textId="77777777" w:rsidR="00794308" w:rsidRDefault="00D926E5">
      <w:r>
        <w:br/>
        <w:t>R: And I think the patients are randomized and also that would be interesting. And maybe look, is there maybe another subgroup between maybe 10 and 50% or so from the PD-</w:t>
      </w:r>
      <w:r w:rsidR="00996EFB">
        <w:rPr>
          <w:lang w:val="ka-GE"/>
        </w:rPr>
        <w:t>L</w:t>
      </w:r>
      <w:r>
        <w:t>1 expression.</w:t>
      </w:r>
    </w:p>
    <w:p w14:paraId="3785A8D5" w14:textId="77777777" w:rsidR="00794308" w:rsidRDefault="00D926E5">
      <w:r>
        <w:rPr>
          <w:b/>
        </w:rPr>
        <w:br/>
        <w:t xml:space="preserve">M: Yes, okay, yes, that's not featured here, you're right. This is just focused on the…. </w:t>
      </w:r>
    </w:p>
    <w:p w14:paraId="1DAABACA" w14:textId="77777777" w:rsidR="00794308" w:rsidRDefault="00D926E5">
      <w:r>
        <w:br/>
        <w:t xml:space="preserve">R: And it would be interesting also how high will be the number of patients in this group. Otherwise, if you see it all come as, it would be also very interesting that, then you have better results in the Keynote study. And the other policy, as I said before, that we have to exclude patients with stage 1B. </w:t>
      </w:r>
    </w:p>
    <w:p w14:paraId="39CC9D37" w14:textId="77777777" w:rsidR="00794308" w:rsidRDefault="00D926E5">
      <w:r>
        <w:rPr>
          <w:b/>
        </w:rPr>
        <w:br/>
        <w:t xml:space="preserve">M: Okay, yes, that makes sense. Yes, I think the reason that we've shown just the greater than 50% is just to do with the label for Atezolizumab, that is the cohort of patients for which it's approved for. So, that's why we've not shown the breakdown of the lower expressors, because that's not where the label is for that treatment. So, we want to keep it kind of grounded in patients who would be on label, so to speak. So, that would be one difference between the two treatments would be the label. So, I'm thinking of the scenario where Atezolizumab is indicated in those high expressors. And Pembrolizumab has, for example, say, an all-comers label, where it would be, all patients regardless of PD-L1 expression would be indicated in Pembrolizumab. That's the scenario that I'm kind of assuming here. That's why we showed the data this way. So, if you were to imagine in the future, if that scenario were to be the scenario, where Atezolizumab is indicated in patients with PD-L1 expression greater than 50, Pembrolizumab is indicated for all-comers, what do you think that could mean for the adjuvant treatment space? </w:t>
      </w:r>
    </w:p>
    <w:p w14:paraId="79B82BE8" w14:textId="77777777" w:rsidR="00794308" w:rsidRDefault="00D926E5">
      <w:r>
        <w:br/>
        <w:t xml:space="preserve">R: Yes, it could be, but I think you will make even the test, the biomarker test, and you will see in which group the patients will be with the high expression or low expression. And I think the group with all-comers, that would be very small. </w:t>
      </w:r>
    </w:p>
    <w:p w14:paraId="297956D3" w14:textId="77777777" w:rsidR="00794308" w:rsidRDefault="00D926E5">
      <w:r>
        <w:rPr>
          <w:b/>
        </w:rPr>
        <w:br/>
        <w:t xml:space="preserve">M: You think that the all-comers group is small? </w:t>
      </w:r>
    </w:p>
    <w:p w14:paraId="2F0493BA" w14:textId="77777777" w:rsidR="00794308" w:rsidRDefault="00D926E5">
      <w:r>
        <w:lastRenderedPageBreak/>
        <w:br/>
        <w:t xml:space="preserve">R: Yes, at last, because the patients will be tested before, and then you see, as a, not small, but you have even at last, you have even then the all-comer group, and patients who are negative, yes. </w:t>
      </w:r>
    </w:p>
    <w:p w14:paraId="5DA40D73" w14:textId="77777777" w:rsidR="00794308" w:rsidRDefault="00D926E5">
      <w:r>
        <w:rPr>
          <w:b/>
        </w:rPr>
        <w:br/>
        <w:t xml:space="preserve">M: Okay. </w:t>
      </w:r>
    </w:p>
    <w:p w14:paraId="79A4EE88" w14:textId="77777777" w:rsidR="00794308" w:rsidRDefault="00D926E5">
      <w:r>
        <w:br/>
        <w:t xml:space="preserve">R: </w:t>
      </w:r>
      <w:r w:rsidRPr="00D926E5">
        <w:t xml:space="preserve">That would be interesting. </w:t>
      </w:r>
      <w:r>
        <w:t xml:space="preserve">Who would be the results in this group? Would be Atezolizumab also be superior in this group? </w:t>
      </w:r>
    </w:p>
    <w:p w14:paraId="475FDDFA" w14:textId="77777777" w:rsidR="00794308" w:rsidRDefault="00D926E5">
      <w:r>
        <w:rPr>
          <w:b/>
        </w:rPr>
        <w:br/>
        <w:t xml:space="preserve">M: Okay, yes, you're right, we have…. </w:t>
      </w:r>
    </w:p>
    <w:p w14:paraId="43D3A25A" w14:textId="77777777" w:rsidR="00794308" w:rsidRDefault="00D926E5">
      <w:r>
        <w:br/>
        <w:t xml:space="preserve">R: What makes a difference at last? </w:t>
      </w:r>
    </w:p>
    <w:p w14:paraId="29082B11" w14:textId="77777777" w:rsidR="00794308" w:rsidRDefault="00D926E5">
      <w:r>
        <w:rPr>
          <w:b/>
        </w:rPr>
        <w:br/>
        <w:t xml:space="preserve">M: Okay. </w:t>
      </w:r>
    </w:p>
    <w:p w14:paraId="3968F2E2" w14:textId="77777777" w:rsidR="00794308" w:rsidRDefault="00D926E5">
      <w:r>
        <w:br/>
        <w:t xml:space="preserve">R: The other question is, you have also, you have another one, you have also the Nivolumab or you have Atezolizumab also in the race? </w:t>
      </w:r>
    </w:p>
    <w:p w14:paraId="0A3A9B6D" w14:textId="77777777" w:rsidR="00794308" w:rsidRDefault="00D926E5">
      <w:r>
        <w:rPr>
          <w:b/>
        </w:rPr>
        <w:br/>
        <w:t xml:space="preserve">M: Yes, in the race as well, yes. So, how frequently are you using those immunotherapies in the adjuvant setting? </w:t>
      </w:r>
    </w:p>
    <w:p w14:paraId="0569577A" w14:textId="77777777" w:rsidR="00794308" w:rsidRDefault="00D926E5">
      <w:r>
        <w:rPr>
          <w:b/>
        </w:rPr>
        <w:t>[00:35:00]</w:t>
      </w:r>
      <w:r>
        <w:rPr>
          <w:b/>
        </w:rPr>
        <w:br/>
      </w:r>
      <w:r>
        <w:br/>
        <w:t xml:space="preserve">R: No, so far not so much, but we are even also investigating. </w:t>
      </w:r>
    </w:p>
    <w:p w14:paraId="354DA39C" w14:textId="77777777" w:rsidR="00D926E5" w:rsidRDefault="00D926E5" w:rsidP="00D926E5">
      <w:r>
        <w:rPr>
          <w:b/>
        </w:rPr>
        <w:br/>
        <w:t xml:space="preserve">M: Okay, so they are under investigation. And what are your thoughts on the future role that they might play in the adjuvant space specifically? </w:t>
      </w:r>
    </w:p>
    <w:p w14:paraId="7E8A6BAA" w14:textId="77777777" w:rsidR="00794308" w:rsidRDefault="00D926E5">
      <w:r>
        <w:br/>
        <w:t xml:space="preserve">R: No, that's interesting, even results with Nivolumab are very interesting. And also, efficiency from Nivolumab is also very good. Okay, I have some problems with maybe side effects, but they are very strong efficiency. </w:t>
      </w:r>
    </w:p>
    <w:p w14:paraId="1F514A5A" w14:textId="77777777" w:rsidR="00794308" w:rsidRDefault="00D926E5">
      <w:r>
        <w:rPr>
          <w:b/>
        </w:rPr>
        <w:br/>
        <w:t xml:space="preserve">M: And is that, are you thinking about DFS specifically or…? </w:t>
      </w:r>
    </w:p>
    <w:p w14:paraId="0C9E2043" w14:textId="77777777" w:rsidR="00794308" w:rsidRDefault="00D926E5">
      <w:r>
        <w:br/>
        <w:t xml:space="preserve">R: Yes. </w:t>
      </w:r>
    </w:p>
    <w:p w14:paraId="29485B58" w14:textId="77777777" w:rsidR="00794308" w:rsidRDefault="00D926E5">
      <w:r>
        <w:rPr>
          <w:b/>
        </w:rPr>
        <w:lastRenderedPageBreak/>
        <w:br/>
        <w:t xml:space="preserve">M: In comparison to these two treatments that we have on screen, how higher in the Nivolumab? </w:t>
      </w:r>
    </w:p>
    <w:p w14:paraId="57E510DD" w14:textId="77777777" w:rsidR="00794308" w:rsidRDefault="00D926E5">
      <w:r>
        <w:br/>
        <w:t xml:space="preserve">R: Yes, PFS and response rate is what would be interesting. </w:t>
      </w:r>
    </w:p>
    <w:p w14:paraId="09C4DC95" w14:textId="77777777" w:rsidR="00794308" w:rsidRDefault="00D926E5">
      <w:r>
        <w:rPr>
          <w:b/>
        </w:rPr>
        <w:br/>
        <w:t xml:space="preserve">M: PFS. So, what do you think the future of the adjuvant space looks like, doctor, with these four treatments potentially in the running? </w:t>
      </w:r>
    </w:p>
    <w:p w14:paraId="604F01FD" w14:textId="77777777" w:rsidR="00794308" w:rsidRDefault="00D926E5">
      <w:r>
        <w:br/>
        <w:t xml:space="preserve">R: I think it's a question of the adjuvant therapy, if you have more new adjuvant therapies and then preoperative systemic therapy and then adjuvant. I think that will be the future, that you have a new adjuvant and adjuvant at all. And only maybe in some patients, I don't know what would be the reason that they didn't get a new adjuvant therapy, they will have an adjuvant therapy. Or maybe there would be at last after operation other results that you have expected before, they have had understaging before, and then after operation they need an adjuvant therapy. </w:t>
      </w:r>
    </w:p>
    <w:p w14:paraId="520C3A26" w14:textId="77777777" w:rsidR="00794308" w:rsidRDefault="00D926E5">
      <w:r>
        <w:rPr>
          <w:b/>
        </w:rPr>
        <w:br/>
        <w:t xml:space="preserve">M: Okay. And is that like a perioperative approach where you're thinking of the same immunotherapy pre and post surgery or is that one…? </w:t>
      </w:r>
    </w:p>
    <w:p w14:paraId="3A1FAB95" w14:textId="77777777" w:rsidR="00794308" w:rsidRDefault="00D926E5">
      <w:r>
        <w:br/>
        <w:t xml:space="preserve">R: Yes. </w:t>
      </w:r>
    </w:p>
    <w:p w14:paraId="6C063C8E" w14:textId="77777777" w:rsidR="00794308" w:rsidRDefault="00D926E5">
      <w:r>
        <w:rPr>
          <w:b/>
        </w:rPr>
        <w:br/>
        <w:t xml:space="preserve">M: Is it the same one? </w:t>
      </w:r>
    </w:p>
    <w:p w14:paraId="464E1417" w14:textId="77777777" w:rsidR="00D926E5" w:rsidRDefault="00D926E5">
      <w:r>
        <w:br/>
        <w:t xml:space="preserve">R: Yes, I think that will be the future. Thinking also that the future we avoid even more chemotherapy, that would be more in combination of different mechanisms of immunotherapy, combination before and maybe afterwards, adjuvant or perioperative and then I think also maintenance therapy over one year or maybe longer. </w:t>
      </w:r>
    </w:p>
    <w:p w14:paraId="3C657D9D" w14:textId="77777777" w:rsidR="00D926E5" w:rsidRDefault="00D926E5"/>
    <w:p w14:paraId="1C90BFE9" w14:textId="77777777" w:rsidR="00D926E5" w:rsidRPr="00D926E5" w:rsidRDefault="00D926E5">
      <w:pPr>
        <w:rPr>
          <w:b/>
        </w:rPr>
      </w:pPr>
      <w:r w:rsidRPr="00D926E5">
        <w:rPr>
          <w:b/>
        </w:rPr>
        <w:t xml:space="preserve">M: Okay, so it sounds like there's… </w:t>
      </w:r>
    </w:p>
    <w:p w14:paraId="781F193E" w14:textId="77777777" w:rsidR="00D926E5" w:rsidRDefault="00D926E5"/>
    <w:p w14:paraId="5C186A4A" w14:textId="77777777" w:rsidR="00794308" w:rsidRDefault="00D926E5">
      <w:r>
        <w:t xml:space="preserve">R: Up to progression, I think that. And then in these causes a different treatment seems we have to make the indication which would be the right patient or the patient. </w:t>
      </w:r>
    </w:p>
    <w:p w14:paraId="2FB28202" w14:textId="77777777" w:rsidR="00794308" w:rsidRDefault="00D926E5">
      <w:r>
        <w:rPr>
          <w:b/>
        </w:rPr>
        <w:lastRenderedPageBreak/>
        <w:br/>
        <w:t xml:space="preserve">M: Okay. So, it sounds like there's a lot of changes on the horizon, doctor, to think about how these patients are. </w:t>
      </w:r>
    </w:p>
    <w:p w14:paraId="6E325A7E" w14:textId="77777777" w:rsidR="00794308" w:rsidRDefault="00D926E5">
      <w:r>
        <w:br/>
        <w:t xml:space="preserve">R: Yes, even in lung cancer patients and even patients with this mutation. </w:t>
      </w:r>
    </w:p>
    <w:p w14:paraId="1CC696D3" w14:textId="77777777" w:rsidR="00794308" w:rsidRDefault="00D926E5">
      <w:r>
        <w:rPr>
          <w:b/>
        </w:rPr>
        <w:br/>
        <w:t xml:space="preserve">M: Of course. So, if I was just to take the immediate future, Doctor, so if we were to imagine Atezolizumab and Pembrolizumab for now in the adjuvant space. </w:t>
      </w:r>
    </w:p>
    <w:p w14:paraId="0994EAA8" w14:textId="77777777" w:rsidR="00794308" w:rsidRDefault="00D926E5">
      <w:r>
        <w:br/>
        <w:t xml:space="preserve">R: Yes. </w:t>
      </w:r>
    </w:p>
    <w:p w14:paraId="30FAE5E1" w14:textId="77777777" w:rsidR="00794308" w:rsidRDefault="00D926E5">
      <w:r>
        <w:rPr>
          <w:b/>
        </w:rPr>
        <w:br/>
        <w:t xml:space="preserve">M: I'm just interested in understanding. just to summarise this conversation, what role do you think there is for both of these treatments? So, do you think there's still a role, where, especially given what we've just discussed around the high expressor data, do you think there's a role where we have some patients receiving Atezolizumab depending on their PD-L1 expression and some patients receiving Pembrolizumab or do you think it would still be the majority of patients receiving Pembrolizumab as it is now, as you told me earlier? </w:t>
      </w:r>
    </w:p>
    <w:p w14:paraId="2451C115" w14:textId="77777777" w:rsidR="00794308" w:rsidRDefault="00D926E5">
      <w:r>
        <w:br/>
        <w:t xml:space="preserve">R: No, at the moment I think as the results here showed, I would say even if you exclude maybe all the things we discussed before from the study, I would say that even results for patients with high expression are very convincing. And then for this patient I would say that Atezolizumab would be the first choice. </w:t>
      </w:r>
    </w:p>
    <w:p w14:paraId="6F68FC05" w14:textId="77777777" w:rsidR="00794308" w:rsidRDefault="00D926E5">
      <w:r>
        <w:rPr>
          <w:b/>
        </w:rPr>
        <w:br/>
        <w:t xml:space="preserve">M: Okay. </w:t>
      </w:r>
    </w:p>
    <w:p w14:paraId="29995144" w14:textId="77777777" w:rsidR="00794308" w:rsidRDefault="00D926E5">
      <w:r>
        <w:br/>
        <w:t xml:space="preserve">R: And for the other we have even to see the subgroups I think and Pembrolizumab would be more interesting. </w:t>
      </w:r>
    </w:p>
    <w:p w14:paraId="79CF6482" w14:textId="77777777" w:rsidR="00794308" w:rsidRDefault="00D926E5">
      <w:r>
        <w:rPr>
          <w:b/>
        </w:rPr>
        <w:br/>
        <w:t xml:space="preserve">M: Okay, that's very clear, thank you doctor. And what are your thoughts on subcutaneous formulation? My understanding is that is something that could become available for Atezolizumab within the next year potentially? </w:t>
      </w:r>
    </w:p>
    <w:p w14:paraId="244FC205" w14:textId="77777777" w:rsidR="00794308" w:rsidRDefault="00D926E5">
      <w:r>
        <w:br/>
        <w:t xml:space="preserve">R: Yes, I think that would really be a big advantage even for most of the patients. They have to do it at home and they shouldn't come into the hospital maybe if they're very compliant. I think that would be even good for the quality of life. </w:t>
      </w:r>
    </w:p>
    <w:p w14:paraId="22D2F7C9" w14:textId="77777777" w:rsidR="00D926E5" w:rsidRDefault="00D926E5" w:rsidP="00D926E5">
      <w:r>
        <w:rPr>
          <w:b/>
        </w:rPr>
        <w:lastRenderedPageBreak/>
        <w:br/>
        <w:t>[00:40:00]</w:t>
      </w:r>
    </w:p>
    <w:p w14:paraId="127895D1" w14:textId="77777777" w:rsidR="00794308" w:rsidRDefault="00D926E5">
      <w:r>
        <w:rPr>
          <w:b/>
        </w:rPr>
        <w:br/>
        <w:t xml:space="preserve">M: Okay, so subcutaneous Atezolizumab you mentioned could be administered at home and not in the hospital but for patients at home? </w:t>
      </w:r>
    </w:p>
    <w:p w14:paraId="37182474" w14:textId="77777777" w:rsidR="00794308" w:rsidRDefault="00D926E5">
      <w:r>
        <w:br/>
        <w:t xml:space="preserve">R: Yes, and that would be even the next point would be maybe superior to Pembrolizumab. </w:t>
      </w:r>
    </w:p>
    <w:p w14:paraId="343B5274" w14:textId="77777777" w:rsidR="00794308" w:rsidRDefault="00D926E5">
      <w:r>
        <w:rPr>
          <w:b/>
        </w:rPr>
        <w:br/>
        <w:t xml:space="preserve">M: Okay. </w:t>
      </w:r>
    </w:p>
    <w:p w14:paraId="62D6FD96" w14:textId="77777777" w:rsidR="00794308" w:rsidRDefault="00D926E5">
      <w:r>
        <w:br/>
        <w:t xml:space="preserve">R: The efficiency is the biggest important point but all the other points are also important. but if you have both good efficiency and then a good dosage that would be very good. </w:t>
      </w:r>
    </w:p>
    <w:p w14:paraId="6CCB4E56" w14:textId="77777777" w:rsidR="00794308" w:rsidRDefault="00D926E5">
      <w:r>
        <w:rPr>
          <w:b/>
        </w:rPr>
        <w:br/>
        <w:t xml:space="preserve">M: So, is that likely to be the case that you would see subcutaneous being administered at home rather than in an office-based setting for example? </w:t>
      </w:r>
    </w:p>
    <w:p w14:paraId="4E893A31" w14:textId="77777777" w:rsidR="00794308" w:rsidRDefault="00D926E5">
      <w:r>
        <w:br/>
        <w:t xml:space="preserve">R: Yes, I think that for many patients even far away also and if they can handle it, they have a good introduction. Also, they can be by the practitioners outside. They can totally be an advantage. </w:t>
      </w:r>
    </w:p>
    <w:p w14:paraId="018A5ADF" w14:textId="77777777" w:rsidR="00794308" w:rsidRDefault="00D926E5">
      <w:r>
        <w:rPr>
          <w:b/>
        </w:rPr>
        <w:br/>
        <w:t xml:space="preserve">M: Okay. And what about the six-weekly dosage for </w:t>
      </w:r>
      <w:r w:rsidR="000C1201">
        <w:rPr>
          <w:b/>
        </w:rPr>
        <w:t>P</w:t>
      </w:r>
      <w:r>
        <w:rPr>
          <w:b/>
        </w:rPr>
        <w:t xml:space="preserve">embrolizumab? </w:t>
      </w:r>
    </w:p>
    <w:p w14:paraId="33CCD429" w14:textId="77777777" w:rsidR="00794308" w:rsidRDefault="00D926E5">
      <w:r>
        <w:br/>
        <w:t>R: Yes, that's even also a good point</w:t>
      </w:r>
      <w:r w:rsidR="000C1201">
        <w:t xml:space="preserve">, </w:t>
      </w:r>
      <w:r>
        <w:t xml:space="preserve">but otherwise if you can avoid intravenous administration and even to join the ambulance, I would say that subcutaneous would be superior. Most of the patients are eligible from our patients for this therapy. </w:t>
      </w:r>
    </w:p>
    <w:p w14:paraId="53F3F6BF" w14:textId="77777777" w:rsidR="00794308" w:rsidRDefault="00D926E5">
      <w:r>
        <w:rPr>
          <w:b/>
        </w:rPr>
        <w:br/>
        <w:t>M: Okay and that's assuming that subcutaneous is at home rather than a shorter administration versus IV</w:t>
      </w:r>
      <w:r w:rsidR="000C1201">
        <w:rPr>
          <w:b/>
        </w:rPr>
        <w:t>,</w:t>
      </w:r>
      <w:r>
        <w:rPr>
          <w:b/>
        </w:rPr>
        <w:t xml:space="preserve"> but still being in an office setting. </w:t>
      </w:r>
    </w:p>
    <w:p w14:paraId="514DD829" w14:textId="77777777" w:rsidR="00794308" w:rsidRDefault="00D926E5">
      <w:r>
        <w:br/>
        <w:t xml:space="preserve">R: Yes. </w:t>
      </w:r>
    </w:p>
    <w:p w14:paraId="326A8C17" w14:textId="57628B08" w:rsidR="00794308" w:rsidRDefault="00D926E5">
      <w:r>
        <w:rPr>
          <w:b/>
        </w:rPr>
        <w:br/>
        <w:t>M: What if sub</w:t>
      </w:r>
      <w:ins w:id="12" w:author="maxwel kaimenyi" w:date="2023-11-22T18:15:00Z">
        <w:r w:rsidR="00BC4DEB">
          <w:rPr>
            <w:b/>
          </w:rPr>
          <w:t>-</w:t>
        </w:r>
      </w:ins>
      <w:r>
        <w:rPr>
          <w:b/>
        </w:rPr>
        <w:t>cutaneous was administered in that way that I just described, that it still requires patients to travel to a doctor's office</w:t>
      </w:r>
      <w:r w:rsidR="000C1201">
        <w:rPr>
          <w:b/>
        </w:rPr>
        <w:t>,</w:t>
      </w:r>
      <w:r>
        <w:rPr>
          <w:b/>
        </w:rPr>
        <w:t xml:space="preserve"> but it's maybe only </w:t>
      </w:r>
      <w:r w:rsidR="000C1201">
        <w:rPr>
          <w:b/>
        </w:rPr>
        <w:t>six- or seven-minutes</w:t>
      </w:r>
      <w:r>
        <w:rPr>
          <w:b/>
        </w:rPr>
        <w:t xml:space="preserve"> injection rather than IV, would that still be appealing for sub</w:t>
      </w:r>
      <w:r w:rsidR="000C1201">
        <w:rPr>
          <w:b/>
        </w:rPr>
        <w:t>-Q</w:t>
      </w:r>
      <w:r>
        <w:rPr>
          <w:b/>
        </w:rPr>
        <w:t xml:space="preserve">? </w:t>
      </w:r>
    </w:p>
    <w:p w14:paraId="3C8D171D" w14:textId="77777777" w:rsidR="00794308" w:rsidRDefault="00D926E5">
      <w:r>
        <w:lastRenderedPageBreak/>
        <w:br/>
        <w:t xml:space="preserve">R: Yes and even maybe if a home care service comes to them at home or maybe concludes at home also. </w:t>
      </w:r>
    </w:p>
    <w:p w14:paraId="0BBC7553" w14:textId="77777777" w:rsidR="00794308" w:rsidRDefault="00D926E5">
      <w:r>
        <w:rPr>
          <w:b/>
        </w:rPr>
        <w:br/>
        <w:t xml:space="preserve">M: Okay, so the preference, it sounds like a preference would be some sort of service that can enable that to happen at home for patients? </w:t>
      </w:r>
    </w:p>
    <w:p w14:paraId="57EDB70F" w14:textId="77777777" w:rsidR="00794308" w:rsidRDefault="00D926E5">
      <w:r>
        <w:br/>
        <w:t xml:space="preserve">R: Yes. </w:t>
      </w:r>
    </w:p>
    <w:p w14:paraId="5594A658" w14:textId="77777777" w:rsidR="00794308" w:rsidRDefault="00D926E5">
      <w:r>
        <w:rPr>
          <w:b/>
        </w:rPr>
        <w:br/>
        <w:t>M: Okay, that's very clear. So</w:t>
      </w:r>
      <w:r w:rsidR="000C1201">
        <w:rPr>
          <w:b/>
        </w:rPr>
        <w:t>,</w:t>
      </w:r>
      <w:r>
        <w:rPr>
          <w:b/>
        </w:rPr>
        <w:t xml:space="preserve"> what I would like to move on to doctor is you already started talking about it and to an extent was perioperative treatment, so I do have some data here for </w:t>
      </w:r>
      <w:r w:rsidR="000C1201">
        <w:rPr>
          <w:b/>
        </w:rPr>
        <w:t>K</w:t>
      </w:r>
      <w:r>
        <w:rPr>
          <w:b/>
        </w:rPr>
        <w:t xml:space="preserve">eynote 671. Now before I show you the data, just remind me, apologies if you mention this, but are you familiar with the data? </w:t>
      </w:r>
    </w:p>
    <w:p w14:paraId="42BE6D63" w14:textId="77777777" w:rsidR="00794308" w:rsidRDefault="00D926E5">
      <w:r>
        <w:br/>
        <w:t xml:space="preserve">R: Yes. </w:t>
      </w:r>
    </w:p>
    <w:p w14:paraId="1E774CA1" w14:textId="77777777" w:rsidR="00794308" w:rsidRDefault="00D926E5">
      <w:r>
        <w:rPr>
          <w:b/>
        </w:rPr>
        <w:br/>
        <w:t xml:space="preserve">M: Emerging for 671? Okay, what's being shown in that data? </w:t>
      </w:r>
    </w:p>
    <w:p w14:paraId="61C371E9" w14:textId="77777777" w:rsidR="00794308" w:rsidRDefault="00D926E5">
      <w:r>
        <w:br/>
        <w:t xml:space="preserve">R: I think that the response rate and also as I remember I think it's a PFS. </w:t>
      </w:r>
    </w:p>
    <w:p w14:paraId="21F5E50B" w14:textId="77777777" w:rsidR="00794308" w:rsidRDefault="00D926E5">
      <w:r>
        <w:rPr>
          <w:b/>
        </w:rPr>
        <w:br/>
        <w:t>M: So</w:t>
      </w:r>
      <w:r w:rsidR="000C1201">
        <w:rPr>
          <w:b/>
        </w:rPr>
        <w:t>,</w:t>
      </w:r>
      <w:r>
        <w:rPr>
          <w:b/>
        </w:rPr>
        <w:t xml:space="preserve"> I do have, what I have here is what we have on screen, so PCR, </w:t>
      </w:r>
      <w:r w:rsidR="000C1201">
        <w:rPr>
          <w:b/>
        </w:rPr>
        <w:t>P</w:t>
      </w:r>
      <w:r>
        <w:rPr>
          <w:b/>
        </w:rPr>
        <w:t>FS and O</w:t>
      </w:r>
      <w:r w:rsidR="000C1201">
        <w:rPr>
          <w:b/>
        </w:rPr>
        <w:t>S</w:t>
      </w:r>
      <w:r>
        <w:rPr>
          <w:b/>
        </w:rPr>
        <w:t xml:space="preserve">. What are your thoughts on the specific data that we've got on screen at the moment? </w:t>
      </w:r>
    </w:p>
    <w:p w14:paraId="716091F6" w14:textId="77777777" w:rsidR="00794308" w:rsidRDefault="00D926E5">
      <w:r>
        <w:br/>
        <w:t xml:space="preserve">R: Yes, it shows really good but a lot of it is complete response, that's high and it's good result, nearly every one of five patients. And the </w:t>
      </w:r>
      <w:r w:rsidR="000C1201">
        <w:t>P</w:t>
      </w:r>
      <w:r>
        <w:t xml:space="preserve">FS is also has short code results. </w:t>
      </w:r>
    </w:p>
    <w:p w14:paraId="20CC88B3" w14:textId="77777777" w:rsidR="00794308" w:rsidRDefault="00D926E5">
      <w:r>
        <w:rPr>
          <w:b/>
        </w:rPr>
        <w:br/>
        <w:t>M: So</w:t>
      </w:r>
      <w:r w:rsidR="000C1201">
        <w:rPr>
          <w:b/>
        </w:rPr>
        <w:t>,</w:t>
      </w:r>
      <w:r>
        <w:rPr>
          <w:b/>
        </w:rPr>
        <w:t xml:space="preserve"> you mentioned that you think perioperative approaches are possibly the future of this space and the direction that things are potentially moving towards? </w:t>
      </w:r>
    </w:p>
    <w:p w14:paraId="61A4F818" w14:textId="77777777" w:rsidR="00794308" w:rsidRDefault="00D926E5">
      <w:r>
        <w:br/>
        <w:t xml:space="preserve">R: Yes. </w:t>
      </w:r>
    </w:p>
    <w:p w14:paraId="10CE8BFC" w14:textId="77777777" w:rsidR="00794308" w:rsidRDefault="00D926E5">
      <w:r>
        <w:rPr>
          <w:b/>
        </w:rPr>
        <w:br/>
        <w:t xml:space="preserve">M: To what extent do you see any challenges with perioperative approaches? </w:t>
      </w:r>
    </w:p>
    <w:p w14:paraId="5EDCFF2A" w14:textId="77777777" w:rsidR="00794308" w:rsidRDefault="00D926E5">
      <w:r>
        <w:br/>
        <w:t xml:space="preserve">R: No, I think more and more it's accepted and we talk about it with patients also before </w:t>
      </w:r>
      <w:r>
        <w:lastRenderedPageBreak/>
        <w:t xml:space="preserve">starting therapies in patients at early stage of disease and I think even patients at earlier stage of disease they may have a profit from this therapy. </w:t>
      </w:r>
    </w:p>
    <w:p w14:paraId="5F35C612" w14:textId="77777777" w:rsidR="00794308" w:rsidRDefault="00D926E5">
      <w:r>
        <w:rPr>
          <w:b/>
        </w:rPr>
        <w:br/>
        <w:t>M: So roughly</w:t>
      </w:r>
      <w:r w:rsidR="000C1201">
        <w:rPr>
          <w:b/>
        </w:rPr>
        <w:t xml:space="preserve">, </w:t>
      </w:r>
      <w:r>
        <w:rPr>
          <w:b/>
        </w:rPr>
        <w:t xml:space="preserve">what proportion of your early stage patients would you envisage being candidates for a perioperative approach? </w:t>
      </w:r>
    </w:p>
    <w:p w14:paraId="2CFC9C3F" w14:textId="49798FB3" w:rsidR="000C1201" w:rsidRDefault="00D926E5">
      <w:r>
        <w:br/>
        <w:t xml:space="preserve">R: I think around really 60 or 70 or 80 </w:t>
      </w:r>
      <w:del w:id="13" w:author="maxwel kaimenyi" w:date="2023-11-22T18:15:00Z">
        <w:r w:rsidDel="00BC4DEB">
          <w:delText xml:space="preserve">percent </w:delText>
        </w:r>
      </w:del>
      <w:ins w:id="14" w:author="maxwel kaimenyi" w:date="2023-11-22T18:15:00Z">
        <w:r w:rsidR="00BC4DEB">
          <w:t>%</w:t>
        </w:r>
        <w:r w:rsidR="00BC4DEB">
          <w:t xml:space="preserve"> </w:t>
        </w:r>
      </w:ins>
      <w:r>
        <w:t>are eligible to perform a therapy.</w:t>
      </w:r>
    </w:p>
    <w:p w14:paraId="7202F274" w14:textId="77777777" w:rsidR="000C1201" w:rsidRDefault="000C1201">
      <w:r>
        <w:rPr>
          <w:b/>
        </w:rPr>
        <w:br/>
        <w:t>[00:45:00]</w:t>
      </w:r>
    </w:p>
    <w:p w14:paraId="761C369C" w14:textId="77777777" w:rsidR="000C1201" w:rsidRPr="000C1201" w:rsidRDefault="000C1201">
      <w:pPr>
        <w:rPr>
          <w:b/>
        </w:rPr>
      </w:pPr>
      <w:r w:rsidRPr="000C1201">
        <w:rPr>
          <w:b/>
        </w:rPr>
        <w:br/>
        <w:t>M:</w:t>
      </w:r>
      <w:r w:rsidR="00D926E5" w:rsidRPr="000C1201">
        <w:rPr>
          <w:b/>
        </w:rPr>
        <w:t xml:space="preserve"> As high as that? </w:t>
      </w:r>
    </w:p>
    <w:p w14:paraId="33680339" w14:textId="77777777" w:rsidR="000C1201" w:rsidRDefault="000C1201"/>
    <w:p w14:paraId="3850619F" w14:textId="16B2BC22" w:rsidR="000C1201" w:rsidRDefault="000C1201" w:rsidP="000C1201">
      <w:r>
        <w:t xml:space="preserve">R: </w:t>
      </w:r>
      <w:r w:rsidR="00D926E5">
        <w:t xml:space="preserve">Even to start in the ultimate setting and then we have to look and think from these patients around also 60 or 70 or 80 </w:t>
      </w:r>
      <w:del w:id="15" w:author="maxwel kaimenyi" w:date="2023-11-22T18:15:00Z">
        <w:r w:rsidR="00D926E5" w:rsidDel="00BC4DEB">
          <w:delText xml:space="preserve">percent </w:delText>
        </w:r>
      </w:del>
      <w:ins w:id="16" w:author="maxwel kaimenyi" w:date="2023-11-22T18:15:00Z">
        <w:r w:rsidR="00BC4DEB">
          <w:t>%</w:t>
        </w:r>
        <w:r w:rsidR="00BC4DEB">
          <w:t xml:space="preserve"> </w:t>
        </w:r>
      </w:ins>
      <w:r w:rsidR="00D926E5">
        <w:t>would continue to do a</w:t>
      </w:r>
      <w:r>
        <w:t>djuvant</w:t>
      </w:r>
      <w:r w:rsidR="00D926E5">
        <w:t xml:space="preserve"> therapy. </w:t>
      </w:r>
    </w:p>
    <w:p w14:paraId="7EBDE846" w14:textId="2B657DC3" w:rsidR="00794308" w:rsidRDefault="00D926E5">
      <w:r>
        <w:rPr>
          <w:b/>
        </w:rPr>
        <w:br/>
        <w:t>M: Okay, well so it's quite high numbers. So</w:t>
      </w:r>
      <w:r w:rsidR="000C1201">
        <w:rPr>
          <w:b/>
        </w:rPr>
        <w:t>,</w:t>
      </w:r>
      <w:r>
        <w:rPr>
          <w:b/>
        </w:rPr>
        <w:t xml:space="preserve"> who are the patients that you, 60 to 70 </w:t>
      </w:r>
      <w:del w:id="17" w:author="maxwel kaimenyi" w:date="2023-11-22T18:15:00Z">
        <w:r w:rsidDel="00BC4DEB">
          <w:rPr>
            <w:b/>
          </w:rPr>
          <w:delText xml:space="preserve">percent </w:delText>
        </w:r>
      </w:del>
      <w:ins w:id="18" w:author="maxwel kaimenyi" w:date="2023-11-22T18:15:00Z">
        <w:r w:rsidR="00BC4DEB">
          <w:rPr>
            <w:b/>
          </w:rPr>
          <w:t>%</w:t>
        </w:r>
        <w:r w:rsidR="00BC4DEB">
          <w:rPr>
            <w:b/>
          </w:rPr>
          <w:t xml:space="preserve"> </w:t>
        </w:r>
      </w:ins>
      <w:r>
        <w:rPr>
          <w:b/>
        </w:rPr>
        <w:t xml:space="preserve">are eligible, so 30 to 40 </w:t>
      </w:r>
      <w:del w:id="19" w:author="maxwel kaimenyi" w:date="2023-11-22T18:15:00Z">
        <w:r w:rsidDel="00BC4DEB">
          <w:rPr>
            <w:b/>
          </w:rPr>
          <w:delText xml:space="preserve">percent </w:delText>
        </w:r>
      </w:del>
      <w:ins w:id="20" w:author="maxwel kaimenyi" w:date="2023-11-22T18:15:00Z">
        <w:r w:rsidR="00BC4DEB">
          <w:rPr>
            <w:b/>
          </w:rPr>
          <w:t>%</w:t>
        </w:r>
      </w:ins>
      <w:r>
        <w:rPr>
          <w:b/>
        </w:rPr>
        <w:t xml:space="preserve">not eligible, who are the patients that you think would not be eligible for a... </w:t>
      </w:r>
    </w:p>
    <w:p w14:paraId="5684CBA0" w14:textId="77777777" w:rsidR="00794308" w:rsidRDefault="00D926E5">
      <w:r>
        <w:br/>
        <w:t xml:space="preserve">R: Yeah, that's the question. </w:t>
      </w:r>
      <w:r w:rsidR="000C1201">
        <w:t>I</w:t>
      </w:r>
      <w:r>
        <w:t xml:space="preserve">f you're with a chemotherapy, if they're maybe a plate in resistance or have some some comorbidity, that's the question. </w:t>
      </w:r>
    </w:p>
    <w:p w14:paraId="3F849F41" w14:textId="77777777" w:rsidR="00794308" w:rsidRDefault="00D926E5">
      <w:r>
        <w:rPr>
          <w:b/>
        </w:rPr>
        <w:br/>
        <w:t xml:space="preserve">M: Yes. Okay and what do you think the future perioperative approaches could mean in terms of the role for adjuvant-only strategies? Do you think there'll be a space for adjuvant-only strategies or less so? </w:t>
      </w:r>
    </w:p>
    <w:p w14:paraId="5DDE4A31" w14:textId="77777777" w:rsidR="00794308" w:rsidRDefault="00D926E5">
      <w:r>
        <w:br/>
        <w:t>R: Yes, I think because there would be also some patients who maybe would like to have the advanced therapy maybe from one or the other reason or even they have understaging and maybe they were stage 1A or 1B and that have no therapy and afterwards it shows that it was more. And then I think in the medicine you have some patients</w:t>
      </w:r>
      <w:r w:rsidR="000C1201">
        <w:t>,</w:t>
      </w:r>
      <w:r>
        <w:t xml:space="preserve"> who come later on for the therapy maybe. But I think normally you should even start with a perioperative setting and to speak with the patients about it. </w:t>
      </w:r>
      <w:r w:rsidR="000C1201">
        <w:t>A</w:t>
      </w:r>
      <w:r>
        <w:t xml:space="preserve">nd every time you have patients who don't like it or maybe have an understaging and then we discuss it the tool work after operation and then we discuss even the situation. There are always some patients I think who wouldn't have new adjuvant setting and now they get adjuvant setting. </w:t>
      </w:r>
    </w:p>
    <w:p w14:paraId="33D121E1" w14:textId="77777777" w:rsidR="00794308" w:rsidRDefault="00D926E5">
      <w:r>
        <w:rPr>
          <w:b/>
        </w:rPr>
        <w:lastRenderedPageBreak/>
        <w:br/>
        <w:t>M: Okay,</w:t>
      </w:r>
      <w:r w:rsidR="000C1201">
        <w:rPr>
          <w:b/>
        </w:rPr>
        <w:t xml:space="preserve"> </w:t>
      </w:r>
      <w:r>
        <w:rPr>
          <w:b/>
        </w:rPr>
        <w:t>all clear. And I'm just going to show you one last thing doctor</w:t>
      </w:r>
      <w:r w:rsidR="000C1201">
        <w:rPr>
          <w:b/>
        </w:rPr>
        <w:t>,</w:t>
      </w:r>
      <w:r>
        <w:rPr>
          <w:b/>
        </w:rPr>
        <w:t xml:space="preserve"> before the end of the conversation. So</w:t>
      </w:r>
      <w:r w:rsidR="000C1201">
        <w:rPr>
          <w:b/>
        </w:rPr>
        <w:t>,</w:t>
      </w:r>
      <w:r>
        <w:rPr>
          <w:b/>
        </w:rPr>
        <w:t xml:space="preserve"> something we haven't spoken about so far is the ALK mutation and ALK inhibitors. So</w:t>
      </w:r>
      <w:r w:rsidR="000C1201">
        <w:rPr>
          <w:b/>
        </w:rPr>
        <w:t>,</w:t>
      </w:r>
      <w:r>
        <w:rPr>
          <w:b/>
        </w:rPr>
        <w:t xml:space="preserve"> what are your thoughts at the minute in terms of what's being investigated in that space? </w:t>
      </w:r>
    </w:p>
    <w:p w14:paraId="790D73AD" w14:textId="77777777" w:rsidR="00794308" w:rsidRDefault="00D926E5">
      <w:r>
        <w:br/>
        <w:t xml:space="preserve">R: I know about this study and it's very interesting and shows also some results, interesting results. It's an oral dosage and I think even in this patient that's really there are a number of patients who get this therapy. But I think this is the same with these patients. They should even have also this </w:t>
      </w:r>
      <w:r w:rsidR="000C1201">
        <w:t>therapy, because</w:t>
      </w:r>
      <w:r>
        <w:t xml:space="preserve"> it would even also improve the prognosis. </w:t>
      </w:r>
    </w:p>
    <w:p w14:paraId="141BA3DE" w14:textId="77777777" w:rsidR="00794308" w:rsidRDefault="00D926E5">
      <w:r>
        <w:rPr>
          <w:b/>
        </w:rPr>
        <w:br/>
        <w:t>M: So</w:t>
      </w:r>
      <w:r w:rsidR="000C1201">
        <w:rPr>
          <w:b/>
        </w:rPr>
        <w:t>,</w:t>
      </w:r>
      <w:r>
        <w:rPr>
          <w:b/>
        </w:rPr>
        <w:t xml:space="preserve"> at the minute? </w:t>
      </w:r>
    </w:p>
    <w:p w14:paraId="036A4468" w14:textId="77777777" w:rsidR="00794308" w:rsidRDefault="00D926E5">
      <w:r>
        <w:br/>
        <w:t xml:space="preserve">R: I think that's an adjuvant therapy with </w:t>
      </w:r>
      <w:r w:rsidR="000C1201">
        <w:t>Al</w:t>
      </w:r>
      <w:r>
        <w:t xml:space="preserve">ectinib. </w:t>
      </w:r>
    </w:p>
    <w:p w14:paraId="1ECF0B92" w14:textId="77777777" w:rsidR="00794308" w:rsidRDefault="00D926E5">
      <w:r>
        <w:rPr>
          <w:b/>
        </w:rPr>
        <w:br/>
        <w:t>M: Yes</w:t>
      </w:r>
      <w:r w:rsidR="000C1201">
        <w:rPr>
          <w:b/>
        </w:rPr>
        <w:t xml:space="preserve">. </w:t>
      </w:r>
      <w:r>
        <w:rPr>
          <w:b/>
        </w:rPr>
        <w:t>So</w:t>
      </w:r>
      <w:r w:rsidR="000C1201">
        <w:rPr>
          <w:b/>
        </w:rPr>
        <w:t>,</w:t>
      </w:r>
      <w:r>
        <w:rPr>
          <w:b/>
        </w:rPr>
        <w:t xml:space="preserve"> can you see what I have on screen at the minute doctor? </w:t>
      </w:r>
    </w:p>
    <w:p w14:paraId="07FBA5F3" w14:textId="77777777" w:rsidR="00794308" w:rsidRDefault="00D926E5">
      <w:r>
        <w:br/>
        <w:t xml:space="preserve">R: Yes, I see. </w:t>
      </w:r>
    </w:p>
    <w:p w14:paraId="5C1A20CF" w14:textId="77777777" w:rsidR="00794308" w:rsidRDefault="00D926E5">
      <w:r>
        <w:rPr>
          <w:b/>
        </w:rPr>
        <w:br/>
        <w:t>M: Yes, okay</w:t>
      </w:r>
      <w:r w:rsidR="000C1201">
        <w:rPr>
          <w:b/>
        </w:rPr>
        <w:t>,</w:t>
      </w:r>
      <w:r>
        <w:rPr>
          <w:b/>
        </w:rPr>
        <w:t xml:space="preserve"> so you can see the DFS hazard ratio. </w:t>
      </w:r>
    </w:p>
    <w:p w14:paraId="7169949D" w14:textId="77777777" w:rsidR="00794308" w:rsidRDefault="00D926E5">
      <w:r>
        <w:br/>
        <w:t xml:space="preserve">R: And this is for two years and I think that's very interesting. I think there are also some new data even for first-hand therapy. </w:t>
      </w:r>
    </w:p>
    <w:p w14:paraId="7A774F0E" w14:textId="77777777" w:rsidR="00794308" w:rsidRDefault="00D926E5">
      <w:r>
        <w:rPr>
          <w:b/>
        </w:rPr>
        <w:br/>
        <w:t>M: Okay, so currently in terms of testing for the ALK mutation is this something that you do</w:t>
      </w:r>
      <w:r w:rsidR="000C1201">
        <w:rPr>
          <w:b/>
        </w:rPr>
        <w:t xml:space="preserve"> routinely</w:t>
      </w:r>
      <w:r>
        <w:rPr>
          <w:b/>
        </w:rPr>
        <w:t xml:space="preserve">? </w:t>
      </w:r>
    </w:p>
    <w:p w14:paraId="4E20CE63" w14:textId="77777777" w:rsidR="00794308" w:rsidRDefault="00D926E5">
      <w:r>
        <w:br/>
        <w:t xml:space="preserve">R: Yes, we do. Yes, more and more, the more and more percent of the patients will be tested. </w:t>
      </w:r>
    </w:p>
    <w:p w14:paraId="5B9A8102" w14:textId="77777777" w:rsidR="00794308" w:rsidRDefault="00D926E5">
      <w:r>
        <w:rPr>
          <w:b/>
        </w:rPr>
        <w:br/>
        <w:t xml:space="preserve">M: Okay, and what would you say are the main positives of a treatment like this for these patients? </w:t>
      </w:r>
    </w:p>
    <w:p w14:paraId="515409C9" w14:textId="77777777" w:rsidR="00794308" w:rsidRDefault="00D926E5">
      <w:r>
        <w:br/>
        <w:t xml:space="preserve">R: I think you have better disease control and you will have even better results for the long-time results even for the prognosis. </w:t>
      </w:r>
    </w:p>
    <w:p w14:paraId="2008389E" w14:textId="77777777" w:rsidR="000C1201" w:rsidRDefault="000C1201" w:rsidP="000C1201">
      <w:r>
        <w:rPr>
          <w:b/>
        </w:rPr>
        <w:lastRenderedPageBreak/>
        <w:br/>
        <w:t>[00:50:00]</w:t>
      </w:r>
    </w:p>
    <w:p w14:paraId="7670BBA5" w14:textId="77777777" w:rsidR="00794308" w:rsidRDefault="00D926E5">
      <w:r>
        <w:rPr>
          <w:b/>
        </w:rPr>
        <w:br/>
        <w:t>M: Okay, and are there any potential drawbacks</w:t>
      </w:r>
      <w:r w:rsidR="000C1201">
        <w:rPr>
          <w:b/>
        </w:rPr>
        <w:t xml:space="preserve"> on this current treatment</w:t>
      </w:r>
      <w:r>
        <w:rPr>
          <w:b/>
        </w:rPr>
        <w:t xml:space="preserve">? </w:t>
      </w:r>
    </w:p>
    <w:p w14:paraId="5DDB9643" w14:textId="77777777" w:rsidR="00794308" w:rsidRDefault="00D926E5">
      <w:r>
        <w:br/>
        <w:t xml:space="preserve">R: Yes, and one important point is also to avoid even brain metastases also. </w:t>
      </w:r>
    </w:p>
    <w:p w14:paraId="4C2062C7" w14:textId="77777777" w:rsidR="00794308" w:rsidRDefault="00D926E5">
      <w:r>
        <w:rPr>
          <w:b/>
        </w:rPr>
        <w:br/>
        <w:t xml:space="preserve">M: Okay. Any particular drawbacks of this kind of treatment? </w:t>
      </w:r>
    </w:p>
    <w:p w14:paraId="117A4F5A" w14:textId="77777777" w:rsidR="00794308" w:rsidRDefault="00D926E5">
      <w:r>
        <w:br/>
        <w:t xml:space="preserve">R: No, I don't even have, I don't think so, no, I don't know. </w:t>
      </w:r>
    </w:p>
    <w:p w14:paraId="1C42E81E" w14:textId="77777777" w:rsidR="00794308" w:rsidRDefault="00D926E5">
      <w:r>
        <w:rPr>
          <w:b/>
        </w:rPr>
        <w:br/>
        <w:t xml:space="preserve">M: Okay, and how are patients with the ALK mutation treated currently? </w:t>
      </w:r>
    </w:p>
    <w:p w14:paraId="4DCF981F" w14:textId="77777777" w:rsidR="00794308" w:rsidRDefault="00D926E5">
      <w:r>
        <w:br/>
        <w:t xml:space="preserve">R: We have taken some tests, normally you have </w:t>
      </w:r>
      <w:r w:rsidR="000C1201">
        <w:t>Crizotinib</w:t>
      </w:r>
      <w:r>
        <w:t xml:space="preserve"> and also Ale</w:t>
      </w:r>
      <w:r w:rsidR="000C1201">
        <w:t>c</w:t>
      </w:r>
      <w:r>
        <w:t xml:space="preserve">tinib, but now it's very interesting even also with this therapy with </w:t>
      </w:r>
      <w:r w:rsidR="000C1201">
        <w:t>Lorlatinib</w:t>
      </w:r>
      <w:r>
        <w:t xml:space="preserve">, that would be also very interesting. </w:t>
      </w:r>
    </w:p>
    <w:p w14:paraId="300BB335" w14:textId="77777777" w:rsidR="00794308" w:rsidRDefault="00D926E5">
      <w:r>
        <w:rPr>
          <w:b/>
        </w:rPr>
        <w:br/>
        <w:t xml:space="preserve">M: Okay, so what do you think the future looks like for patients with the ALK mutation, especially considering the data that I've got on the screen at the moment? </w:t>
      </w:r>
    </w:p>
    <w:p w14:paraId="4BE6B8D7" w14:textId="77777777" w:rsidR="00794308" w:rsidRDefault="00D926E5">
      <w:r>
        <w:br/>
        <w:t xml:space="preserve">R: I think you will even have TKIs from the next generation I would say. </w:t>
      </w:r>
    </w:p>
    <w:p w14:paraId="6D4DFFF9" w14:textId="77777777" w:rsidR="00794308" w:rsidRDefault="00D926E5">
      <w:r>
        <w:rPr>
          <w:b/>
        </w:rPr>
        <w:br/>
        <w:t xml:space="preserve">M: Next generation TKIs? </w:t>
      </w:r>
    </w:p>
    <w:p w14:paraId="6461D490" w14:textId="77777777" w:rsidR="00794308" w:rsidRDefault="00D926E5">
      <w:r>
        <w:br/>
        <w:t xml:space="preserve">R: Yes. </w:t>
      </w:r>
    </w:p>
    <w:p w14:paraId="182481BD" w14:textId="77777777" w:rsidR="00794308" w:rsidRDefault="00D926E5">
      <w:r>
        <w:rPr>
          <w:b/>
        </w:rPr>
        <w:br/>
        <w:t xml:space="preserve">M: They might appear. </w:t>
      </w:r>
    </w:p>
    <w:p w14:paraId="4B91F8F1" w14:textId="77777777" w:rsidR="00794308" w:rsidRDefault="00D926E5">
      <w:r>
        <w:br/>
        <w:t xml:space="preserve">R: Yes, something like </w:t>
      </w:r>
      <w:r w:rsidR="000E5A71">
        <w:t>Lorlatinib</w:t>
      </w:r>
      <w:r>
        <w:t xml:space="preserve"> also. </w:t>
      </w:r>
    </w:p>
    <w:p w14:paraId="3A0801C1" w14:textId="77777777" w:rsidR="00794308" w:rsidRDefault="00D926E5">
      <w:r>
        <w:rPr>
          <w:b/>
        </w:rPr>
        <w:br/>
        <w:t xml:space="preserve">M: Okay, so what impact do you think this specific treatment that I have on the screen here, so, </w:t>
      </w:r>
      <w:r w:rsidR="000E5A71">
        <w:rPr>
          <w:b/>
        </w:rPr>
        <w:t>Alectinib</w:t>
      </w:r>
      <w:r>
        <w:rPr>
          <w:b/>
        </w:rPr>
        <w:t xml:space="preserve">, what role do you think it will play, especially considering the data that I've got on screen? </w:t>
      </w:r>
    </w:p>
    <w:p w14:paraId="60381889" w14:textId="77777777" w:rsidR="00794308" w:rsidRDefault="00D926E5">
      <w:r>
        <w:lastRenderedPageBreak/>
        <w:br/>
        <w:t xml:space="preserve">R: Yes, I think that would be really interesting and I think that would be now more of the first answer of best therapy at the moment, even with metastasis from the brain. And even you have to look at how it will develop and even concerning mutations or resistance, resistant mutations. </w:t>
      </w:r>
    </w:p>
    <w:p w14:paraId="63122E49" w14:textId="77777777" w:rsidR="00794308" w:rsidRDefault="00D926E5">
      <w:r>
        <w:rPr>
          <w:b/>
        </w:rPr>
        <w:br/>
        <w:t>M: Okay, great. So</w:t>
      </w:r>
      <w:r w:rsidR="000E5A71">
        <w:rPr>
          <w:b/>
        </w:rPr>
        <w:t>,</w:t>
      </w:r>
      <w:r>
        <w:rPr>
          <w:b/>
        </w:rPr>
        <w:t xml:space="preserve"> I'm just going to stop sharing my screen now, Doctor. So</w:t>
      </w:r>
      <w:r w:rsidR="000E5A71">
        <w:rPr>
          <w:b/>
        </w:rPr>
        <w:t>,</w:t>
      </w:r>
      <w:r>
        <w:rPr>
          <w:b/>
        </w:rPr>
        <w:t xml:space="preserve"> we're getting towards the end of the interview now and I've asked most of the questions that I had set aside. I guess it would be interesting in the last few minutes to reflect on what I've shown you today and I'd be interested in knowing what has, if anything, has stood out as particularly striking or interesting in terms of what I've shown you here and what we've discussed. </w:t>
      </w:r>
    </w:p>
    <w:p w14:paraId="4B86A3A6" w14:textId="77777777" w:rsidR="00794308" w:rsidRDefault="00D926E5">
      <w:r>
        <w:br/>
        <w:t xml:space="preserve">R: Yeah, and I think that shows even how important it would be to have a really perioperative, a newer adjuvant setting for the patients in the future, that even the combination or even the specialized immunotherapy is concerning regarding even to look for the mutations and have a really good plan for the patients. And have a good continuation over maybe years, maybe one year, two years or after progression. And that will be, decisively improves the prognosis for the next years. </w:t>
      </w:r>
    </w:p>
    <w:p w14:paraId="0740FE2F" w14:textId="77777777" w:rsidR="000E5A71" w:rsidRDefault="00D926E5">
      <w:pPr>
        <w:rPr>
          <w:b/>
        </w:rPr>
      </w:pPr>
      <w:r>
        <w:rPr>
          <w:b/>
        </w:rPr>
        <w:br/>
        <w:t xml:space="preserve">M: Okay, so having a good plan based on the patient's additional status, that sort of thing. </w:t>
      </w:r>
    </w:p>
    <w:p w14:paraId="6364139C" w14:textId="77777777" w:rsidR="000E5A71" w:rsidRDefault="000E5A71">
      <w:pPr>
        <w:rPr>
          <w:b/>
        </w:rPr>
      </w:pPr>
    </w:p>
    <w:p w14:paraId="11512CE7" w14:textId="77777777" w:rsidR="000E5A71" w:rsidRPr="000E5A71" w:rsidRDefault="000E5A71">
      <w:r w:rsidRPr="000E5A71">
        <w:t>R: Yes.</w:t>
      </w:r>
    </w:p>
    <w:p w14:paraId="72345C9A" w14:textId="77777777" w:rsidR="000E5A71" w:rsidRDefault="000E5A71">
      <w:pPr>
        <w:rPr>
          <w:b/>
        </w:rPr>
      </w:pPr>
    </w:p>
    <w:p w14:paraId="5DD1731C" w14:textId="77777777" w:rsidR="00794308" w:rsidRDefault="000E5A71">
      <w:r>
        <w:rPr>
          <w:b/>
        </w:rPr>
        <w:t xml:space="preserve">M: </w:t>
      </w:r>
      <w:r w:rsidR="00D926E5">
        <w:rPr>
          <w:b/>
        </w:rPr>
        <w:t>Okay, perfect. I think those are all my questions, Doctor. So</w:t>
      </w:r>
      <w:r>
        <w:rPr>
          <w:b/>
        </w:rPr>
        <w:t>,</w:t>
      </w:r>
      <w:r w:rsidR="00D926E5">
        <w:rPr>
          <w:b/>
        </w:rPr>
        <w:t xml:space="preserve"> I just want to say thank you very much for taking the time and participating in the interview. Before you go, I do have to let you know that the sponsor of this research was Roche. </w:t>
      </w:r>
    </w:p>
    <w:p w14:paraId="4739DA0E" w14:textId="77777777" w:rsidR="00794308" w:rsidRDefault="00D926E5">
      <w:r>
        <w:br/>
        <w:t xml:space="preserve">R: No, it was really interesting. If you have more questions or further questions, you can contact me also afterwards if you want. </w:t>
      </w:r>
    </w:p>
    <w:p w14:paraId="116F1F9C" w14:textId="77777777" w:rsidR="00794308" w:rsidRDefault="00D926E5">
      <w:r>
        <w:rPr>
          <w:b/>
        </w:rPr>
        <w:br/>
        <w:t xml:space="preserve">M: Thank you. I greatly appreciate that. That's very kind. Thank you, Doctor. </w:t>
      </w:r>
    </w:p>
    <w:p w14:paraId="6F1C52F3" w14:textId="77777777" w:rsidR="00794308" w:rsidRDefault="00D926E5">
      <w:r>
        <w:br/>
        <w:t xml:space="preserve">R: Thank you. </w:t>
      </w:r>
    </w:p>
    <w:p w14:paraId="2CA725B8" w14:textId="77777777" w:rsidR="00794308" w:rsidRDefault="00D926E5">
      <w:r>
        <w:rPr>
          <w:b/>
        </w:rPr>
        <w:lastRenderedPageBreak/>
        <w:br/>
        <w:t xml:space="preserve">M: And take care. </w:t>
      </w:r>
      <w:r w:rsidR="000E5A71">
        <w:rPr>
          <w:b/>
        </w:rPr>
        <w:t>Bye-bye.</w:t>
      </w:r>
    </w:p>
    <w:p w14:paraId="235EDDFC" w14:textId="77777777" w:rsidR="00794308" w:rsidRDefault="00D926E5">
      <w:pPr>
        <w:rPr>
          <w:ins w:id="21" w:author="maxwel kaimenyi" w:date="2023-11-22T18:13:00Z"/>
        </w:rPr>
      </w:pPr>
      <w:r>
        <w:br/>
        <w:t>R:</w:t>
      </w:r>
      <w:r w:rsidR="000E5A71">
        <w:t xml:space="preserve"> Have a good day.</w:t>
      </w:r>
      <w:r>
        <w:t xml:space="preserve"> Bye</w:t>
      </w:r>
      <w:r w:rsidR="000E5A71">
        <w:t>-</w:t>
      </w:r>
      <w:r>
        <w:t xml:space="preserve">bye. </w:t>
      </w:r>
    </w:p>
    <w:p w14:paraId="668D4189" w14:textId="2B6591C0" w:rsidR="00BC4DEB" w:rsidRPr="00BC4DEB" w:rsidRDefault="00BC4DEB">
      <w:pPr>
        <w:rPr>
          <w:ins w:id="22" w:author="maxwel kaimenyi" w:date="2023-11-22T18:13:00Z"/>
          <w:b/>
          <w:bCs/>
          <w:rPrChange w:id="23" w:author="maxwel kaimenyi" w:date="2023-11-22T18:14:00Z">
            <w:rPr>
              <w:ins w:id="24" w:author="maxwel kaimenyi" w:date="2023-11-22T18:13:00Z"/>
            </w:rPr>
          </w:rPrChange>
        </w:rPr>
      </w:pPr>
      <w:ins w:id="25" w:author="maxwel kaimenyi" w:date="2023-11-22T18:13:00Z">
        <w:r w:rsidRPr="00BC4DEB">
          <w:rPr>
            <w:b/>
            <w:bCs/>
            <w:rPrChange w:id="26" w:author="maxwel kaimenyi" w:date="2023-11-22T18:14:00Z">
              <w:rPr/>
            </w:rPrChange>
          </w:rPr>
          <w:t>M: Bye-bye</w:t>
        </w:r>
      </w:ins>
    </w:p>
    <w:p w14:paraId="4DB837C8" w14:textId="3EE1F3C7" w:rsidR="00BC4DEB" w:rsidRDefault="00BC4DEB">
      <w:ins w:id="27" w:author="maxwel kaimenyi" w:date="2023-11-22T18:13:00Z">
        <w:r>
          <w:t>R: B</w:t>
        </w:r>
      </w:ins>
      <w:ins w:id="28" w:author="maxwel kaimenyi" w:date="2023-11-22T18:14:00Z">
        <w:r>
          <w:t>ye-bye</w:t>
        </w:r>
      </w:ins>
    </w:p>
    <w:sectPr w:rsidR="00BC4DE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0C801" w14:textId="77777777" w:rsidR="00C32A02" w:rsidRDefault="00C32A02" w:rsidP="00D84F16">
      <w:pPr>
        <w:spacing w:after="0" w:line="240" w:lineRule="auto"/>
      </w:pPr>
      <w:r>
        <w:separator/>
      </w:r>
    </w:p>
  </w:endnote>
  <w:endnote w:type="continuationSeparator" w:id="0">
    <w:p w14:paraId="16C46C78" w14:textId="77777777" w:rsidR="00C32A02" w:rsidRDefault="00C32A02" w:rsidP="00D84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7F710" w14:textId="77777777" w:rsidR="00C32A02" w:rsidRDefault="00C32A02" w:rsidP="00D84F16">
      <w:pPr>
        <w:spacing w:after="0" w:line="240" w:lineRule="auto"/>
      </w:pPr>
      <w:r>
        <w:separator/>
      </w:r>
    </w:p>
  </w:footnote>
  <w:footnote w:type="continuationSeparator" w:id="0">
    <w:p w14:paraId="4AC3C864" w14:textId="77777777" w:rsidR="00C32A02" w:rsidRDefault="00C32A02" w:rsidP="00D84F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685348">
    <w:abstractNumId w:val="8"/>
  </w:num>
  <w:num w:numId="2" w16cid:durableId="862866645">
    <w:abstractNumId w:val="6"/>
  </w:num>
  <w:num w:numId="3" w16cid:durableId="744036916">
    <w:abstractNumId w:val="5"/>
  </w:num>
  <w:num w:numId="4" w16cid:durableId="931089057">
    <w:abstractNumId w:val="4"/>
  </w:num>
  <w:num w:numId="5" w16cid:durableId="1557207353">
    <w:abstractNumId w:val="7"/>
  </w:num>
  <w:num w:numId="6" w16cid:durableId="1160078404">
    <w:abstractNumId w:val="3"/>
  </w:num>
  <w:num w:numId="7" w16cid:durableId="166091426">
    <w:abstractNumId w:val="2"/>
  </w:num>
  <w:num w:numId="8" w16cid:durableId="45221647">
    <w:abstractNumId w:val="1"/>
  </w:num>
  <w:num w:numId="9" w16cid:durableId="2804584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xwel kaimenyi">
    <w15:presenceInfo w15:providerId="Windows Live" w15:userId="1034a2b21c341e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201"/>
    <w:rsid w:val="000E5A71"/>
    <w:rsid w:val="0015074B"/>
    <w:rsid w:val="0029639D"/>
    <w:rsid w:val="00320B2C"/>
    <w:rsid w:val="00326F90"/>
    <w:rsid w:val="0061447A"/>
    <w:rsid w:val="00794308"/>
    <w:rsid w:val="008F0912"/>
    <w:rsid w:val="00996EFB"/>
    <w:rsid w:val="00A51C70"/>
    <w:rsid w:val="00AA1D8D"/>
    <w:rsid w:val="00B47730"/>
    <w:rsid w:val="00BA66A4"/>
    <w:rsid w:val="00BC4DEB"/>
    <w:rsid w:val="00C32A02"/>
    <w:rsid w:val="00CB0664"/>
    <w:rsid w:val="00D84F16"/>
    <w:rsid w:val="00D92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688D5"/>
  <w14:defaultImageDpi w14:val="300"/>
  <w15:docId w15:val="{A0BD0409-9F09-8A4A-8B78-6DC5DA62B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D84F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CDD7A6-7741-2748-95E1-011BB61E2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25</Pages>
  <Words>5588</Words>
  <Characters>31852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maxwel kaimenyi</cp:lastModifiedBy>
  <cp:revision>5</cp:revision>
  <dcterms:created xsi:type="dcterms:W3CDTF">2013-12-23T23:15:00Z</dcterms:created>
  <dcterms:modified xsi:type="dcterms:W3CDTF">2023-11-22T15:17:00Z</dcterms:modified>
  <cp:category/>
</cp:coreProperties>
</file>